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8FB1" w14:textId="77777777" w:rsidR="003A3CE8" w:rsidRDefault="00000000">
      <w:pPr>
        <w:widowControl/>
        <w:jc w:val="center"/>
        <w:rPr>
          <w:rFonts w:ascii="SimSun" w:eastAsia="SimSun" w:hAnsi="SimSun" w:cs="SimSun"/>
          <w:b/>
          <w:bCs/>
          <w:kern w:val="0"/>
          <w:sz w:val="44"/>
          <w:szCs w:val="44"/>
          <w:lang w:bidi="ar"/>
        </w:rPr>
      </w:pPr>
      <w:r>
        <w:rPr>
          <w:rFonts w:ascii="SimSun" w:eastAsia="SimSun" w:hAnsi="SimSun" w:cs="SimSun" w:hint="eastAsia"/>
          <w:b/>
          <w:bCs/>
          <w:kern w:val="0"/>
          <w:sz w:val="44"/>
          <w:szCs w:val="44"/>
          <w:lang w:bidi="ar"/>
        </w:rPr>
        <w:t>如风如日，落地生根</w:t>
      </w:r>
    </w:p>
    <w:p w14:paraId="15E3C950" w14:textId="77777777" w:rsidR="003A3CE8" w:rsidRDefault="00000000">
      <w:pPr>
        <w:widowControl/>
        <w:jc w:val="center"/>
        <w:rPr>
          <w:rFonts w:ascii="SimSun" w:eastAsia="SimSun" w:hAnsi="SimSun" w:cs="SimSun"/>
          <w:b/>
          <w:bCs/>
          <w:kern w:val="0"/>
          <w:sz w:val="44"/>
          <w:szCs w:val="44"/>
          <w:lang w:bidi="ar"/>
        </w:rPr>
      </w:pPr>
      <w:r>
        <w:rPr>
          <w:rFonts w:ascii="SimSun" w:eastAsia="SimSun" w:hAnsi="SimSun" w:cs="SimSun" w:hint="eastAsia"/>
          <w:b/>
          <w:bCs/>
          <w:kern w:val="0"/>
          <w:sz w:val="44"/>
          <w:szCs w:val="44"/>
          <w:lang w:bidi="ar"/>
        </w:rPr>
        <w:t>——霹雳华文独中复兴运动</w:t>
      </w:r>
    </w:p>
    <w:p w14:paraId="12C0C016" w14:textId="77777777" w:rsidR="003A3CE8" w:rsidRDefault="003A3CE8">
      <w:pPr>
        <w:widowControl/>
        <w:jc w:val="center"/>
        <w:rPr>
          <w:rFonts w:ascii="SimSun" w:eastAsia="SimSun" w:hAnsi="SimSun" w:cs="SimSun"/>
          <w:b/>
          <w:bCs/>
          <w:kern w:val="0"/>
          <w:sz w:val="44"/>
          <w:szCs w:val="44"/>
          <w:lang w:bidi="ar"/>
        </w:rPr>
      </w:pPr>
    </w:p>
    <w:p w14:paraId="477535DF" w14:textId="77777777" w:rsidR="003A3CE8" w:rsidRDefault="00000000">
      <w:pPr>
        <w:widowControl/>
        <w:numPr>
          <w:ilvl w:val="0"/>
          <w:numId w:val="1"/>
        </w:numPr>
        <w:jc w:val="left"/>
        <w:rPr>
          <w:rFonts w:ascii="SimSun" w:eastAsia="SimSun" w:hAnsi="SimSun" w:cs="SimSun"/>
          <w:b/>
          <w:bCs/>
          <w:kern w:val="0"/>
          <w:sz w:val="32"/>
          <w:szCs w:val="32"/>
          <w:lang w:bidi="ar"/>
        </w:rPr>
      </w:pPr>
      <w:r>
        <w:rPr>
          <w:rFonts w:ascii="SimSun" w:eastAsia="SimSun" w:hAnsi="SimSun" w:cs="SimSun" w:hint="eastAsia"/>
          <w:b/>
          <w:bCs/>
          <w:kern w:val="0"/>
          <w:sz w:val="32"/>
          <w:szCs w:val="32"/>
          <w:lang w:bidi="ar"/>
        </w:rPr>
        <w:t>困兽斗，星火燎原：从“学报”阵地到“静坐”抗争</w:t>
      </w:r>
    </w:p>
    <w:p w14:paraId="048164DC"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刚开始与胡万铎先生的对谈时，他一上来就问我们了一个问题：“</w:t>
      </w:r>
      <w:r>
        <w:rPr>
          <w:rFonts w:ascii="SimSun" w:eastAsia="SimSun" w:hAnsi="SimSun" w:cs="SimSun"/>
          <w:i/>
          <w:iCs/>
          <w:kern w:val="0"/>
          <w:sz w:val="24"/>
          <w:u w:val="single"/>
          <w:lang w:bidi="ar"/>
        </w:rPr>
        <w:t>我们马来西亚的华人占总人口多少成分？</w:t>
      </w:r>
      <w:r>
        <w:rPr>
          <w:rFonts w:ascii="SimSun" w:eastAsia="SimSun" w:hAnsi="SimSun" w:cs="SimSun" w:hint="eastAsia"/>
          <w:i/>
          <w:iCs/>
          <w:kern w:val="0"/>
          <w:sz w:val="24"/>
          <w:u w:val="single"/>
          <w:lang w:bidi="ar"/>
        </w:rPr>
        <w:t>”见我们只能大致回答出“百分之二十左右”，他郑重地纠正：“</w:t>
      </w:r>
      <w:r>
        <w:rPr>
          <w:rFonts w:ascii="SimSun" w:eastAsia="SimSun" w:hAnsi="SimSun" w:cs="SimSun"/>
          <w:i/>
          <w:iCs/>
          <w:color w:val="4874CB" w:themeColor="accent1"/>
          <w:kern w:val="0"/>
          <w:sz w:val="24"/>
          <w:u w:val="single"/>
          <w:lang w:bidi="ar"/>
        </w:rPr>
        <w:t>23</w:t>
      </w:r>
      <w:r>
        <w:rPr>
          <w:rFonts w:ascii="SimSun" w:eastAsia="SimSun" w:hAnsi="SimSun" w:cs="SimSun" w:hint="eastAsia"/>
          <w:i/>
          <w:iCs/>
          <w:color w:val="4874CB" w:themeColor="accent1"/>
          <w:kern w:val="0"/>
          <w:sz w:val="24"/>
          <w:u w:val="single"/>
          <w:lang w:bidi="ar"/>
        </w:rPr>
        <w:t>%</w:t>
      </w:r>
      <w:r>
        <w:rPr>
          <w:rFonts w:ascii="SimSun" w:eastAsia="SimSun" w:hAnsi="SimSun" w:cs="SimSun" w:hint="eastAsia"/>
          <w:i/>
          <w:iCs/>
          <w:kern w:val="0"/>
          <w:sz w:val="24"/>
          <w:u w:val="single"/>
          <w:lang w:bidi="ar"/>
        </w:rPr>
        <w:t>是</w:t>
      </w:r>
      <w:r>
        <w:rPr>
          <w:rFonts w:ascii="SimSun" w:eastAsia="SimSun" w:hAnsi="SimSun" w:cs="SimSun"/>
          <w:i/>
          <w:iCs/>
          <w:kern w:val="0"/>
          <w:sz w:val="24"/>
          <w:u w:val="single"/>
          <w:lang w:bidi="ar"/>
        </w:rPr>
        <w:t>最新的数字</w:t>
      </w:r>
      <w:r>
        <w:rPr>
          <w:rFonts w:ascii="SimSun" w:eastAsia="SimSun" w:hAnsi="SimSun" w:cs="SimSun" w:hint="eastAsia"/>
          <w:i/>
          <w:iCs/>
          <w:kern w:val="0"/>
          <w:sz w:val="24"/>
          <w:u w:val="single"/>
          <w:lang w:bidi="ar"/>
        </w:rPr>
        <w:t>。</w:t>
      </w:r>
      <w:r>
        <w:rPr>
          <w:rFonts w:ascii="SimSun" w:eastAsia="SimSun" w:hAnsi="SimSun" w:cs="SimSun"/>
          <w:i/>
          <w:iCs/>
          <w:kern w:val="0"/>
          <w:sz w:val="24"/>
          <w:u w:val="single"/>
          <w:lang w:bidi="ar"/>
        </w:rPr>
        <w:t>只有马来西亚的华人</w:t>
      </w:r>
      <w:r>
        <w:rPr>
          <w:rFonts w:ascii="SimSun" w:eastAsia="SimSun" w:hAnsi="SimSun" w:cs="SimSun" w:hint="eastAsia"/>
          <w:i/>
          <w:iCs/>
          <w:kern w:val="0"/>
          <w:sz w:val="24"/>
          <w:u w:val="single"/>
          <w:lang w:bidi="ar"/>
        </w:rPr>
        <w:t>是世界上唯一</w:t>
      </w:r>
      <w:r>
        <w:rPr>
          <w:rFonts w:ascii="SimSun" w:eastAsia="SimSun" w:hAnsi="SimSun" w:cs="SimSun"/>
          <w:i/>
          <w:iCs/>
          <w:kern w:val="0"/>
          <w:sz w:val="24"/>
          <w:u w:val="single"/>
          <w:lang w:bidi="ar"/>
        </w:rPr>
        <w:t>还保持说华文</w:t>
      </w:r>
      <w:r>
        <w:rPr>
          <w:rFonts w:ascii="SimSun" w:eastAsia="SimSun" w:hAnsi="SimSun" w:cs="SimSun" w:hint="eastAsia"/>
          <w:i/>
          <w:iCs/>
          <w:kern w:val="0"/>
          <w:sz w:val="24"/>
          <w:u w:val="single"/>
          <w:lang w:bidi="ar"/>
        </w:rPr>
        <w:t>的华人。</w:t>
      </w:r>
      <w:r>
        <w:rPr>
          <w:rFonts w:ascii="SimSun" w:eastAsia="SimSun" w:hAnsi="SimSun" w:cs="SimSun"/>
          <w:i/>
          <w:iCs/>
          <w:kern w:val="0"/>
          <w:sz w:val="24"/>
          <w:u w:val="single"/>
          <w:lang w:bidi="ar"/>
        </w:rPr>
        <w:t>新加坡华人</w:t>
      </w:r>
      <w:r>
        <w:rPr>
          <w:rFonts w:ascii="SimSun" w:eastAsia="SimSun" w:hAnsi="SimSun" w:cs="SimSun" w:hint="eastAsia"/>
          <w:i/>
          <w:iCs/>
          <w:kern w:val="0"/>
          <w:sz w:val="24"/>
          <w:u w:val="single"/>
          <w:lang w:bidi="ar"/>
        </w:rPr>
        <w:t>是讲</w:t>
      </w:r>
      <w:r>
        <w:rPr>
          <w:rFonts w:ascii="SimSun" w:eastAsia="SimSun" w:hAnsi="SimSun" w:cs="SimSun"/>
          <w:i/>
          <w:iCs/>
          <w:kern w:val="0"/>
          <w:sz w:val="24"/>
          <w:u w:val="single"/>
          <w:lang w:bidi="ar"/>
        </w:rPr>
        <w:t>英文不讲华语的。</w:t>
      </w:r>
      <w:r>
        <w:rPr>
          <w:rFonts w:ascii="SimSun" w:eastAsia="SimSun" w:hAnsi="SimSun" w:cs="SimSun" w:hint="eastAsia"/>
          <w:i/>
          <w:iCs/>
          <w:kern w:val="0"/>
          <w:sz w:val="24"/>
          <w:u w:val="single"/>
          <w:lang w:bidi="ar"/>
        </w:rPr>
        <w:t>”</w:t>
      </w:r>
    </w:p>
    <w:p w14:paraId="69CFDCE3" w14:textId="77777777" w:rsidR="003A3CE8" w:rsidRDefault="003A3CE8">
      <w:pPr>
        <w:widowControl/>
        <w:ind w:firstLineChars="200" w:firstLine="480"/>
        <w:jc w:val="left"/>
        <w:rPr>
          <w:rFonts w:ascii="SimSun" w:eastAsia="SimSun" w:hAnsi="SimSun" w:cs="SimSun"/>
          <w:kern w:val="0"/>
          <w:sz w:val="24"/>
          <w:lang w:bidi="ar"/>
        </w:rPr>
      </w:pPr>
    </w:p>
    <w:p w14:paraId="5E91C882"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我</w:t>
      </w:r>
      <w:r>
        <w:rPr>
          <w:rFonts w:ascii="SimSun" w:eastAsia="SimSun" w:hAnsi="SimSun" w:cs="SimSun"/>
          <w:kern w:val="0"/>
          <w:sz w:val="24"/>
          <w:lang w:bidi="ar"/>
        </w:rPr>
        <w:t>小的时候很顽皮</w:t>
      </w:r>
      <w:r>
        <w:rPr>
          <w:rFonts w:ascii="SimSun" w:eastAsia="SimSun" w:hAnsi="SimSun" w:cs="SimSun" w:hint="eastAsia"/>
          <w:kern w:val="0"/>
          <w:sz w:val="24"/>
          <w:lang w:bidi="ar"/>
        </w:rPr>
        <w:t>、</w:t>
      </w:r>
      <w:r>
        <w:rPr>
          <w:rFonts w:ascii="SimSun" w:eastAsia="SimSun" w:hAnsi="SimSun" w:cs="SimSun"/>
          <w:kern w:val="0"/>
          <w:sz w:val="24"/>
          <w:lang w:bidi="ar"/>
        </w:rPr>
        <w:t>很活泼。</w:t>
      </w:r>
      <w:r>
        <w:rPr>
          <w:rFonts w:ascii="SimSun" w:eastAsia="SimSun" w:hAnsi="SimSun" w:cs="SimSun" w:hint="eastAsia"/>
          <w:kern w:val="0"/>
          <w:sz w:val="24"/>
          <w:lang w:bidi="ar"/>
        </w:rPr>
        <w:t>我</w:t>
      </w:r>
      <w:r>
        <w:rPr>
          <w:rFonts w:ascii="SimSun" w:eastAsia="SimSun" w:hAnsi="SimSun" w:cs="SimSun"/>
          <w:kern w:val="0"/>
          <w:sz w:val="24"/>
          <w:lang w:bidi="ar"/>
        </w:rPr>
        <w:t>从小就对我们华人很关注</w:t>
      </w:r>
      <w:r>
        <w:rPr>
          <w:rFonts w:ascii="SimSun" w:eastAsia="SimSun" w:hAnsi="SimSun" w:cs="SimSun" w:hint="eastAsia"/>
          <w:kern w:val="0"/>
          <w:sz w:val="24"/>
          <w:lang w:bidi="ar"/>
        </w:rPr>
        <w:t>。学生时代受到历史老师的影响，我时常讲起华人的历史，我特别印象（深刻）的是中国那时遭受了八国联军侵华、鸦片战争，包括日本侵略中国、那时怎样蹂躏中国、怎样去欺负中国，我很生气。所以我保护</w:t>
      </w:r>
      <w:r>
        <w:rPr>
          <w:rFonts w:ascii="SimSun" w:eastAsia="SimSun" w:hAnsi="SimSun" w:cs="SimSun"/>
          <w:kern w:val="0"/>
          <w:sz w:val="24"/>
          <w:lang w:bidi="ar"/>
        </w:rPr>
        <w:t>华人的思想</w:t>
      </w:r>
      <w:r>
        <w:rPr>
          <w:rFonts w:ascii="SimSun" w:eastAsia="SimSun" w:hAnsi="SimSun" w:cs="SimSun" w:hint="eastAsia"/>
          <w:kern w:val="0"/>
          <w:sz w:val="24"/>
          <w:lang w:bidi="ar"/>
        </w:rPr>
        <w:t>，</w:t>
      </w:r>
      <w:r>
        <w:rPr>
          <w:rFonts w:ascii="SimSun" w:eastAsia="SimSun" w:hAnsi="SimSun" w:cs="SimSun"/>
          <w:kern w:val="0"/>
          <w:sz w:val="24"/>
          <w:lang w:bidi="ar"/>
        </w:rPr>
        <w:t>非常强烈</w:t>
      </w:r>
      <w:r>
        <w:rPr>
          <w:rFonts w:ascii="SimSun" w:eastAsia="SimSun" w:hAnsi="SimSun" w:cs="SimSun" w:hint="eastAsia"/>
          <w:kern w:val="0"/>
          <w:sz w:val="24"/>
          <w:lang w:bidi="ar"/>
        </w:rPr>
        <w:t>。他们说我有一种叛逆的性格在，但是思想是正确的，就是说我要维护我们的华文教育界、华文教育。甚至很多人心中，维护我们的母语教育，变成我的一种形象。</w:t>
      </w:r>
    </w:p>
    <w:p w14:paraId="646609DE" w14:textId="77777777" w:rsidR="003A3CE8" w:rsidRDefault="003A3CE8">
      <w:pPr>
        <w:widowControl/>
        <w:ind w:firstLineChars="200" w:firstLine="480"/>
        <w:jc w:val="left"/>
        <w:rPr>
          <w:rFonts w:ascii="SimSun" w:eastAsia="SimSun" w:hAnsi="SimSun" w:cs="SimSun"/>
          <w:kern w:val="0"/>
          <w:sz w:val="24"/>
          <w:lang w:bidi="ar"/>
        </w:rPr>
      </w:pPr>
    </w:p>
    <w:p w14:paraId="691DD03E"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英国殖民统治期间，马来亚各族群被划分为不同的社会功能：马来人多居乡村务农，华人集中于城市经商与矿区采矿，印度人则从事种植园和基础建设。这种分工格局深刻影响了独立后的族群关系。</w:t>
      </w:r>
    </w:p>
    <w:p w14:paraId="34EFD56B"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1957年8月31日，马来亚宣告独立。在筹备独立的过程中，马来人（代表为巫统）、华人（代表为马华公会）、印度人（代表为印度国大党）三党组成联盟，以多元合作姿态与英国谈判，最终赢得英国信任，同意移交政权。独立后的《联邦宪法》赋予全民公民权，宪法第8条同时规定“所有人一律平等”。然而，独立初期这种“平衡发展”理念虽获得广泛理解，但随着时间推移，原为“临时性扶弱”的某些政策逐渐制度化，族群间在教育、经济与资源分配等层面的分歧也日趋显现。</w:t>
      </w:r>
    </w:p>
    <w:p w14:paraId="10F4AF42" w14:textId="77777777" w:rsidR="003A3CE8" w:rsidRDefault="003A3CE8">
      <w:pPr>
        <w:widowControl/>
        <w:ind w:firstLineChars="200" w:firstLine="480"/>
        <w:jc w:val="left"/>
        <w:rPr>
          <w:rFonts w:ascii="SimSun" w:eastAsia="SimSun" w:hAnsi="SimSun" w:cs="SimSun"/>
          <w:kern w:val="0"/>
          <w:sz w:val="24"/>
          <w:lang w:bidi="ar"/>
        </w:rPr>
      </w:pPr>
    </w:p>
    <w:p w14:paraId="0F4CB07D"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在20世纪50年代的时候，马来西亚还没有独立，还是英政府之名。在这个过程之中，学校的管理是比较严格的。</w:t>
      </w:r>
      <w:r>
        <w:rPr>
          <w:rFonts w:ascii="SimSun" w:eastAsia="SimSun" w:hAnsi="SimSun" w:cs="SimSun"/>
          <w:kern w:val="0"/>
          <w:sz w:val="24"/>
          <w:lang w:bidi="ar"/>
        </w:rPr>
        <w:t>因为英殖民政府主要的目的就是通过1954年的巴恩报告书</w:t>
      </w:r>
      <w:r>
        <w:rPr>
          <w:rFonts w:ascii="SimSun" w:eastAsia="SimSun" w:hAnsi="SimSun" w:cs="SimSun" w:hint="eastAsia"/>
          <w:kern w:val="0"/>
          <w:sz w:val="24"/>
          <w:lang w:bidi="ar"/>
        </w:rPr>
        <w:t>，英殖民</w:t>
      </w:r>
      <w:r>
        <w:rPr>
          <w:rFonts w:ascii="SimSun" w:eastAsia="SimSun" w:hAnsi="SimSun" w:cs="SimSun"/>
          <w:kern w:val="0"/>
          <w:sz w:val="24"/>
          <w:lang w:bidi="ar"/>
        </w:rPr>
        <w:t>政府</w:t>
      </w:r>
      <w:r>
        <w:rPr>
          <w:rFonts w:ascii="SimSun" w:eastAsia="SimSun" w:hAnsi="SimSun" w:cs="SimSun" w:hint="eastAsia"/>
          <w:kern w:val="0"/>
          <w:sz w:val="24"/>
          <w:lang w:bidi="ar"/>
        </w:rPr>
        <w:t>的</w:t>
      </w:r>
      <w:r>
        <w:rPr>
          <w:rFonts w:ascii="SimSun" w:eastAsia="SimSun" w:hAnsi="SimSun" w:cs="SimSun"/>
          <w:kern w:val="0"/>
          <w:sz w:val="24"/>
          <w:lang w:bidi="ar"/>
        </w:rPr>
        <w:t>意图</w:t>
      </w:r>
      <w:r>
        <w:rPr>
          <w:rFonts w:ascii="SimSun" w:eastAsia="SimSun" w:hAnsi="SimSun" w:cs="SimSun" w:hint="eastAsia"/>
          <w:kern w:val="0"/>
          <w:sz w:val="24"/>
          <w:lang w:bidi="ar"/>
        </w:rPr>
        <w:t>是要我们以</w:t>
      </w:r>
      <w:r>
        <w:rPr>
          <w:rFonts w:ascii="SimSun" w:eastAsia="SimSun" w:hAnsi="SimSun" w:cs="SimSun"/>
          <w:kern w:val="0"/>
          <w:sz w:val="24"/>
          <w:lang w:bidi="ar"/>
        </w:rPr>
        <w:t>后读英文，马来</w:t>
      </w:r>
      <w:r>
        <w:rPr>
          <w:rFonts w:ascii="SimSun" w:eastAsia="SimSun" w:hAnsi="SimSun" w:cs="SimSun" w:hint="eastAsia"/>
          <w:kern w:val="0"/>
          <w:sz w:val="24"/>
          <w:lang w:bidi="ar"/>
        </w:rPr>
        <w:t>文是我们</w:t>
      </w:r>
      <w:r>
        <w:rPr>
          <w:rFonts w:ascii="SimSun" w:eastAsia="SimSun" w:hAnsi="SimSun" w:cs="SimSun"/>
          <w:kern w:val="0"/>
          <w:sz w:val="24"/>
          <w:lang w:bidi="ar"/>
        </w:rPr>
        <w:t>也不注重的，所以通过这种种族与种族内部的摩擦</w:t>
      </w:r>
      <w:r>
        <w:rPr>
          <w:rFonts w:ascii="SimSun" w:eastAsia="SimSun" w:hAnsi="SimSun" w:cs="SimSun" w:hint="eastAsia"/>
          <w:kern w:val="0"/>
          <w:sz w:val="24"/>
          <w:lang w:bidi="ar"/>
        </w:rPr>
        <w:t>，来制造</w:t>
      </w:r>
      <w:r>
        <w:rPr>
          <w:rFonts w:ascii="SimSun" w:eastAsia="SimSun" w:hAnsi="SimSun" w:cs="SimSun"/>
          <w:kern w:val="0"/>
          <w:sz w:val="24"/>
          <w:lang w:bidi="ar"/>
        </w:rPr>
        <w:t>矛盾的关系，</w:t>
      </w:r>
      <w:r>
        <w:rPr>
          <w:rFonts w:ascii="SimSun" w:eastAsia="SimSun" w:hAnsi="SimSun" w:cs="SimSun" w:hint="eastAsia"/>
          <w:kern w:val="0"/>
          <w:sz w:val="24"/>
          <w:lang w:bidi="ar"/>
        </w:rPr>
        <w:t>进而</w:t>
      </w:r>
      <w:r>
        <w:rPr>
          <w:rFonts w:ascii="SimSun" w:eastAsia="SimSun" w:hAnsi="SimSun" w:cs="SimSun"/>
          <w:kern w:val="0"/>
          <w:sz w:val="24"/>
          <w:lang w:bidi="ar"/>
        </w:rPr>
        <w:t>来实行巴恩报告书</w:t>
      </w:r>
      <w:r>
        <w:rPr>
          <w:rFonts w:ascii="SimSun" w:eastAsia="SimSun" w:hAnsi="SimSun" w:cs="SimSun" w:hint="eastAsia"/>
          <w:kern w:val="0"/>
          <w:sz w:val="24"/>
          <w:lang w:bidi="ar"/>
        </w:rPr>
        <w:t>。</w:t>
      </w:r>
      <w:r>
        <w:rPr>
          <w:rFonts w:ascii="SimSun" w:eastAsia="SimSun" w:hAnsi="SimSun" w:cs="SimSun"/>
          <w:kern w:val="0"/>
          <w:sz w:val="24"/>
          <w:lang w:bidi="ar"/>
        </w:rPr>
        <w:t>小学的时候用马来文，中学的时候就读英文，</w:t>
      </w:r>
      <w:r>
        <w:rPr>
          <w:rFonts w:ascii="SimSun" w:eastAsia="SimSun" w:hAnsi="SimSun" w:cs="SimSun" w:hint="eastAsia"/>
          <w:kern w:val="0"/>
          <w:sz w:val="24"/>
          <w:lang w:bidi="ar"/>
        </w:rPr>
        <w:t>在</w:t>
      </w:r>
      <w:r>
        <w:rPr>
          <w:rFonts w:ascii="SimSun" w:eastAsia="SimSun" w:hAnsi="SimSun" w:cs="SimSun"/>
          <w:kern w:val="0"/>
          <w:sz w:val="24"/>
          <w:lang w:bidi="ar"/>
        </w:rPr>
        <w:t>这种情况之下消灭华文</w:t>
      </w:r>
      <w:r>
        <w:rPr>
          <w:rFonts w:ascii="SimSun" w:eastAsia="SimSun" w:hAnsi="SimSun" w:cs="SimSun" w:hint="eastAsia"/>
          <w:kern w:val="0"/>
          <w:sz w:val="24"/>
          <w:lang w:bidi="ar"/>
        </w:rPr>
        <w:t>。</w:t>
      </w:r>
    </w:p>
    <w:p w14:paraId="46447115"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为什么英殖民政府要这样？其实很简单的，因为当时的中文跟中国的共产党那种文化是相通的。我们担心这种文化的相通，会使得马来西亚也会共产党化，这种思想会传递给马来西亚华人。因为中国是华文的文化，华人文化的传统跟马来西亚华人的传统是一模一样的，文化相通。当时的政府很担心，所以他们</w:t>
      </w:r>
      <w:commentRangeStart w:id="0"/>
      <w:commentRangeStart w:id="1"/>
      <w:r>
        <w:rPr>
          <w:rFonts w:ascii="SimSun" w:eastAsia="SimSun" w:hAnsi="SimSun" w:cs="SimSun" w:hint="eastAsia"/>
          <w:kern w:val="0"/>
          <w:sz w:val="24"/>
          <w:lang w:bidi="ar"/>
        </w:rPr>
        <w:t>就意图</w:t>
      </w:r>
      <w:commentRangeEnd w:id="0"/>
      <w:r>
        <w:rPr>
          <w:rStyle w:val="CommentReference"/>
          <w:rFonts w:ascii="SimSun" w:eastAsia="SimSun" w:hAnsi="SimSun" w:cs="SimSun" w:hint="eastAsia"/>
          <w:kern w:val="0"/>
          <w:sz w:val="24"/>
          <w:szCs w:val="24"/>
          <w:lang w:bidi="ar"/>
        </w:rPr>
        <w:commentReference w:id="0"/>
      </w:r>
      <w:commentRangeEnd w:id="1"/>
      <w:r>
        <w:rPr>
          <w:rStyle w:val="CommentReference"/>
        </w:rPr>
        <w:commentReference w:id="1"/>
      </w:r>
      <w:r>
        <w:rPr>
          <w:rFonts w:ascii="SimSun" w:eastAsia="SimSun" w:hAnsi="SimSun" w:cs="SimSun" w:hint="eastAsia"/>
          <w:kern w:val="0"/>
          <w:sz w:val="24"/>
          <w:lang w:bidi="ar"/>
        </w:rPr>
        <w:t>消灭马来西亚的华文教育，使得我们马来西亚华人不要跟中国有文化上的联系。所以为什么要消灭华文？这就是真正意图。</w:t>
      </w:r>
    </w:p>
    <w:p w14:paraId="4DA2F230" w14:textId="77777777" w:rsidR="003A3CE8" w:rsidRDefault="00000000">
      <w:pPr>
        <w:widowControl/>
        <w:ind w:firstLineChars="200" w:firstLine="480"/>
        <w:jc w:val="left"/>
        <w:rPr>
          <w:rFonts w:ascii="SimSun" w:eastAsia="SimSun" w:hAnsi="SimSun" w:cs="SimSun"/>
          <w:color w:val="4874CB" w:themeColor="accent1"/>
          <w:kern w:val="0"/>
          <w:sz w:val="24"/>
          <w:lang w:bidi="ar"/>
        </w:rPr>
      </w:pPr>
      <w:r>
        <w:rPr>
          <w:rFonts w:ascii="SimSun" w:eastAsia="SimSun" w:hAnsi="SimSun" w:cs="SimSun" w:hint="eastAsia"/>
          <w:color w:val="4874CB" w:themeColor="accent1"/>
          <w:kern w:val="0"/>
          <w:sz w:val="24"/>
          <w:lang w:bidi="ar"/>
        </w:rPr>
        <w:t>【资料补充】三个报告书</w:t>
      </w:r>
    </w:p>
    <w:p w14:paraId="5BDB928A" w14:textId="77777777" w:rsidR="003A3CE8" w:rsidRDefault="003A3CE8">
      <w:pPr>
        <w:widowControl/>
        <w:ind w:firstLineChars="200" w:firstLine="480"/>
        <w:jc w:val="left"/>
        <w:rPr>
          <w:rFonts w:ascii="SimSun" w:eastAsia="SimSun" w:hAnsi="SimSun" w:cs="SimSun"/>
          <w:color w:val="4874CB" w:themeColor="accent1"/>
          <w:kern w:val="0"/>
          <w:sz w:val="24"/>
          <w:lang w:bidi="ar"/>
        </w:rPr>
      </w:pPr>
    </w:p>
    <w:p w14:paraId="74FBF07E" w14:textId="77777777" w:rsidR="003A3CE8" w:rsidRDefault="003A3CE8">
      <w:pPr>
        <w:widowControl/>
        <w:ind w:firstLineChars="200" w:firstLine="480"/>
        <w:jc w:val="left"/>
        <w:rPr>
          <w:rFonts w:ascii="SimSun" w:eastAsia="SimSun" w:hAnsi="SimSun" w:cs="SimSun"/>
          <w:color w:val="4874CB" w:themeColor="accent1"/>
          <w:kern w:val="0"/>
          <w:sz w:val="24"/>
          <w:lang w:bidi="ar"/>
        </w:rPr>
      </w:pPr>
    </w:p>
    <w:p w14:paraId="74436410"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我所在的钟灵中学当时已经是双语教育的，但是华文水平非常高。就是因为校长非常注重华文教育，给我们致力办</w:t>
      </w:r>
      <w:r>
        <w:rPr>
          <w:rFonts w:ascii="SimSun" w:eastAsia="SimSun" w:hAnsi="SimSun" w:cs="SimSun" w:hint="eastAsia"/>
          <w:b/>
          <w:bCs/>
          <w:color w:val="2D53A0" w:themeColor="accent1" w:themeShade="BF"/>
          <w:kern w:val="0"/>
          <w:sz w:val="24"/>
          <w:lang w:bidi="ar"/>
        </w:rPr>
        <w:t>《学报》</w:t>
      </w:r>
      <w:r>
        <w:rPr>
          <w:rFonts w:ascii="SimSun" w:eastAsia="SimSun" w:hAnsi="SimSun" w:cs="SimSun" w:hint="eastAsia"/>
          <w:kern w:val="0"/>
          <w:sz w:val="24"/>
          <w:lang w:bidi="ar"/>
        </w:rPr>
        <w:t>——学生的刊物来的。《学报》也是学长来做，包括我也是学长之一。《学报》那边来叫我们自由发挥写作，所以我就把中国那种文章就翻译过来，推广、介绍下去，所以说华文水平很高的，英文水平也是很高的。于是，我就在</w:t>
      </w:r>
      <w:r>
        <w:rPr>
          <w:rFonts w:ascii="SimSun" w:eastAsia="SimSun" w:hAnsi="SimSun" w:cs="SimSun"/>
          <w:kern w:val="0"/>
          <w:sz w:val="24"/>
          <w:lang w:bidi="ar"/>
        </w:rPr>
        <w:t>槟城钟灵</w:t>
      </w:r>
      <w:r>
        <w:rPr>
          <w:rFonts w:ascii="SimSun" w:eastAsia="SimSun" w:hAnsi="SimSun" w:cs="SimSun" w:hint="eastAsia"/>
          <w:kern w:val="0"/>
          <w:sz w:val="24"/>
          <w:lang w:bidi="ar"/>
        </w:rPr>
        <w:t>中学集中地进行华文教育运动，还去了各种学校里面宣传，讲起我们华人的历史。</w:t>
      </w:r>
    </w:p>
    <w:p w14:paraId="1B7EA7BF"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学生们看到英殖民政府原件背后的目的，所以我们那时候通过一些学生组织的领袖，经过讨论之后，觉得只有用具体的行动才能产生影响。</w:t>
      </w:r>
      <w:r>
        <w:rPr>
          <w:rFonts w:ascii="SimSun" w:eastAsia="SimSun" w:hAnsi="SimSun" w:cs="SimSun" w:hint="eastAsia"/>
          <w:b/>
          <w:bCs/>
          <w:color w:val="2D53A0" w:themeColor="accent1" w:themeShade="BF"/>
          <w:kern w:val="0"/>
          <w:sz w:val="24"/>
          <w:lang w:bidi="ar"/>
        </w:rPr>
        <w:t>“静坐行动”</w:t>
      </w:r>
      <w:r>
        <w:rPr>
          <w:rFonts w:ascii="SimSun" w:eastAsia="SimSun" w:hAnsi="SimSun" w:cs="SimSun" w:hint="eastAsia"/>
          <w:kern w:val="0"/>
          <w:sz w:val="24"/>
          <w:lang w:bidi="ar"/>
        </w:rPr>
        <w:t>的意思就是一种团队的力量了，告诉这个学校当局说我们全体学生都要反对“英化钟灵、消灭华文”的企图。其实“静坐”意思就是罢课的样子，（但是）我不（能）用罢课这个名称，就用“静坐”的名称来去执行真正的罢课了。</w:t>
      </w:r>
    </w:p>
    <w:p w14:paraId="73224C77" w14:textId="0106735B" w:rsidR="0035443B" w:rsidRDefault="00000000" w:rsidP="0035443B">
      <w:pPr>
        <w:widowControl/>
        <w:ind w:firstLineChars="200" w:firstLine="480"/>
        <w:jc w:val="center"/>
        <w:rPr>
          <w:rFonts w:ascii="SimSun" w:eastAsia="SimSun" w:hAnsi="SimSun" w:cs="SimSun" w:hint="eastAsia"/>
          <w:color w:val="4874CB" w:themeColor="accent1"/>
          <w:kern w:val="0"/>
          <w:sz w:val="24"/>
          <w:lang w:bidi="ar"/>
        </w:rPr>
      </w:pPr>
      <w:r>
        <w:rPr>
          <w:rFonts w:ascii="SimSun" w:eastAsia="SimSun" w:hAnsi="SimSun" w:cs="SimSun" w:hint="eastAsia"/>
          <w:color w:val="4874CB" w:themeColor="accent1"/>
          <w:kern w:val="0"/>
          <w:sz w:val="24"/>
          <w:lang w:bidi="ar"/>
        </w:rPr>
        <w:t>【资料补充】1955年“7·18静坐诤谏行动”在钟灵中学因反对华文改制而领导罢课并被拘留照片</w:t>
      </w:r>
      <w:r w:rsidR="0035443B">
        <w:rPr>
          <w:rFonts w:ascii="SimSun" w:eastAsia="SimSun" w:hAnsi="SimSun" w:cs="SimSun" w:hint="eastAsia"/>
          <w:noProof/>
          <w:color w:val="4874CB" w:themeColor="accent1"/>
          <w:kern w:val="0"/>
          <w:sz w:val="24"/>
          <w:lang w:bidi="ar"/>
        </w:rPr>
        <w:drawing>
          <wp:inline distT="0" distB="0" distL="0" distR="0" wp14:anchorId="2DAC7732" wp14:editId="75FBD333">
            <wp:extent cx="4606835" cy="1886883"/>
            <wp:effectExtent l="0" t="0" r="3810" b="5715"/>
            <wp:docPr id="54896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65825" name="Picture 5489658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9729" cy="1904452"/>
                    </a:xfrm>
                    <a:prstGeom prst="rect">
                      <a:avLst/>
                    </a:prstGeom>
                  </pic:spPr>
                </pic:pic>
              </a:graphicData>
            </a:graphic>
          </wp:inline>
        </w:drawing>
      </w:r>
      <w:r w:rsidR="0035443B">
        <w:rPr>
          <w:rFonts w:ascii="SimSun" w:eastAsia="SimSun" w:hAnsi="SimSun" w:cs="SimSun" w:hint="eastAsia"/>
          <w:noProof/>
          <w:color w:val="4874CB" w:themeColor="accent1"/>
          <w:kern w:val="0"/>
          <w:sz w:val="24"/>
          <w:lang w:bidi="ar"/>
        </w:rPr>
        <w:drawing>
          <wp:inline distT="0" distB="0" distL="0" distR="0" wp14:anchorId="5F56A188" wp14:editId="3F067679">
            <wp:extent cx="4763045" cy="2842000"/>
            <wp:effectExtent l="0" t="0" r="0" b="3175"/>
            <wp:docPr id="1276717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17051" name="Picture 1276717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8400" cy="2857129"/>
                    </a:xfrm>
                    <a:prstGeom prst="rect">
                      <a:avLst/>
                    </a:prstGeom>
                  </pic:spPr>
                </pic:pic>
              </a:graphicData>
            </a:graphic>
          </wp:inline>
        </w:drawing>
      </w:r>
    </w:p>
    <w:p w14:paraId="1270D717" w14:textId="77777777" w:rsidR="003A3CE8" w:rsidRDefault="003A3CE8">
      <w:pPr>
        <w:widowControl/>
        <w:ind w:firstLineChars="200" w:firstLine="480"/>
        <w:jc w:val="left"/>
        <w:rPr>
          <w:rFonts w:ascii="SimSun" w:eastAsia="SimSun" w:hAnsi="SimSun" w:cs="SimSun"/>
          <w:color w:val="4874CB" w:themeColor="accent1"/>
          <w:kern w:val="0"/>
          <w:sz w:val="24"/>
          <w:lang w:bidi="ar"/>
        </w:rPr>
      </w:pPr>
    </w:p>
    <w:p w14:paraId="459D3E0A"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w:t>
      </w:r>
      <w:r>
        <w:rPr>
          <w:rFonts w:ascii="SimSun" w:eastAsia="SimSun" w:hAnsi="SimSun" w:cs="SimSun"/>
          <w:kern w:val="0"/>
          <w:sz w:val="24"/>
          <w:lang w:bidi="ar"/>
        </w:rPr>
        <w:t>静坐行动</w:t>
      </w:r>
      <w:r>
        <w:rPr>
          <w:rFonts w:ascii="SimSun" w:eastAsia="SimSun" w:hAnsi="SimSun" w:cs="SimSun" w:hint="eastAsia"/>
          <w:kern w:val="0"/>
          <w:sz w:val="24"/>
          <w:lang w:bidi="ar"/>
        </w:rPr>
        <w:t>”</w:t>
      </w:r>
      <w:r>
        <w:rPr>
          <w:rFonts w:ascii="SimSun" w:eastAsia="SimSun" w:hAnsi="SimSun" w:cs="SimSun"/>
          <w:kern w:val="0"/>
          <w:sz w:val="24"/>
          <w:lang w:bidi="ar"/>
        </w:rPr>
        <w:t>发展</w:t>
      </w:r>
      <w:r>
        <w:rPr>
          <w:rFonts w:ascii="SimSun" w:eastAsia="SimSun" w:hAnsi="SimSun" w:cs="SimSun" w:hint="eastAsia"/>
          <w:kern w:val="0"/>
          <w:sz w:val="24"/>
          <w:lang w:bidi="ar"/>
        </w:rPr>
        <w:t>得</w:t>
      </w:r>
      <w:r>
        <w:rPr>
          <w:rFonts w:ascii="SimSun" w:eastAsia="SimSun" w:hAnsi="SimSun" w:cs="SimSun"/>
          <w:kern w:val="0"/>
          <w:sz w:val="24"/>
          <w:lang w:bidi="ar"/>
        </w:rPr>
        <w:t>很深远，自从</w:t>
      </w:r>
      <w:r>
        <w:rPr>
          <w:rFonts w:ascii="SimSun" w:eastAsia="SimSun" w:hAnsi="SimSun" w:cs="SimSun" w:hint="eastAsia"/>
          <w:kern w:val="0"/>
          <w:sz w:val="24"/>
          <w:lang w:bidi="ar"/>
        </w:rPr>
        <w:t>（运动后），</w:t>
      </w:r>
      <w:r>
        <w:rPr>
          <w:rFonts w:ascii="SimSun" w:eastAsia="SimSun" w:hAnsi="SimSun" w:cs="SimSun" w:hint="eastAsia"/>
          <w:b/>
          <w:bCs/>
          <w:color w:val="2D53A0" w:themeColor="accent1" w:themeShade="BF"/>
          <w:kern w:val="0"/>
          <w:sz w:val="24"/>
          <w:lang w:bidi="ar"/>
        </w:rPr>
        <w:t>钟灵中学7个人</w:t>
      </w:r>
      <w:r>
        <w:rPr>
          <w:rFonts w:ascii="SimSun" w:eastAsia="SimSun" w:hAnsi="SimSun" w:cs="SimSun"/>
          <w:kern w:val="0"/>
          <w:sz w:val="24"/>
          <w:lang w:bidi="ar"/>
        </w:rPr>
        <w:t>包括</w:t>
      </w:r>
      <w:r>
        <w:rPr>
          <w:rFonts w:ascii="SimSun" w:eastAsia="SimSun" w:hAnsi="SimSun" w:cs="SimSun" w:hint="eastAsia"/>
          <w:b/>
          <w:bCs/>
          <w:color w:val="2D53A0" w:themeColor="accent1" w:themeShade="BF"/>
          <w:kern w:val="0"/>
          <w:sz w:val="24"/>
          <w:lang w:bidi="ar"/>
        </w:rPr>
        <w:t>韩江中学有1个</w:t>
      </w:r>
      <w:r>
        <w:rPr>
          <w:rFonts w:ascii="SimSun" w:eastAsia="SimSun" w:hAnsi="SimSun" w:cs="SimSun"/>
          <w:kern w:val="0"/>
          <w:sz w:val="24"/>
          <w:lang w:bidi="ar"/>
        </w:rPr>
        <w:t>，全部8个</w:t>
      </w:r>
      <w:r>
        <w:rPr>
          <w:rFonts w:ascii="SimSun" w:eastAsia="SimSun" w:hAnsi="SimSun" w:cs="SimSun" w:hint="eastAsia"/>
          <w:kern w:val="0"/>
          <w:sz w:val="24"/>
          <w:lang w:bidi="ar"/>
        </w:rPr>
        <w:t>人</w:t>
      </w:r>
      <w:r>
        <w:rPr>
          <w:rFonts w:ascii="SimSun" w:eastAsia="SimSun" w:hAnsi="SimSun" w:cs="SimSun"/>
          <w:kern w:val="0"/>
          <w:sz w:val="24"/>
          <w:lang w:bidi="ar"/>
        </w:rPr>
        <w:t>被捕</w:t>
      </w:r>
      <w:r>
        <w:rPr>
          <w:rFonts w:ascii="SimSun" w:eastAsia="SimSun" w:hAnsi="SimSun" w:cs="SimSun" w:hint="eastAsia"/>
          <w:kern w:val="0"/>
          <w:sz w:val="24"/>
          <w:lang w:bidi="ar"/>
        </w:rPr>
        <w:t>。我们被关在</w:t>
      </w:r>
      <w:r>
        <w:rPr>
          <w:rFonts w:ascii="SimSun" w:eastAsia="SimSun" w:hAnsi="SimSun" w:cs="SimSun" w:hint="eastAsia"/>
          <w:b/>
          <w:bCs/>
          <w:color w:val="2D53A0" w:themeColor="accent1" w:themeShade="BF"/>
          <w:kern w:val="0"/>
          <w:sz w:val="24"/>
          <w:lang w:bidi="ar"/>
        </w:rPr>
        <w:t>四方楼</w:t>
      </w:r>
      <w:r>
        <w:rPr>
          <w:rFonts w:ascii="SimSun" w:eastAsia="SimSun" w:hAnsi="SimSun" w:cs="SimSun" w:hint="eastAsia"/>
          <w:kern w:val="0"/>
          <w:sz w:val="24"/>
          <w:lang w:bidi="ar"/>
        </w:rPr>
        <w:t>里，并且之后禁止进入槟</w:t>
      </w:r>
      <w:r>
        <w:rPr>
          <w:rFonts w:ascii="SimSun" w:eastAsia="SimSun" w:hAnsi="SimSun" w:cs="SimSun" w:hint="eastAsia"/>
          <w:kern w:val="0"/>
          <w:sz w:val="24"/>
          <w:lang w:bidi="ar"/>
        </w:rPr>
        <w:lastRenderedPageBreak/>
        <w:t>城。坐监牢了10～20天。在监牢里面的人是不准穿衣服的，</w:t>
      </w:r>
      <w:r>
        <w:rPr>
          <w:rFonts w:ascii="SimSun" w:eastAsia="SimSun" w:hAnsi="SimSun" w:cs="SimSun"/>
          <w:kern w:val="0"/>
          <w:sz w:val="24"/>
          <w:lang w:bidi="ar"/>
        </w:rPr>
        <w:t>只穿着底裤了</w:t>
      </w:r>
      <w:r>
        <w:rPr>
          <w:rFonts w:ascii="SimSun" w:eastAsia="SimSun" w:hAnsi="SimSun" w:cs="SimSun" w:hint="eastAsia"/>
          <w:kern w:val="0"/>
          <w:sz w:val="24"/>
          <w:lang w:bidi="ar"/>
        </w:rPr>
        <w:t>。为什么不准穿衣服？因为</w:t>
      </w:r>
      <w:del w:id="2" w:author="a13387" w:date="2026-05-28T12:02:00Z">
        <w:r>
          <w:rPr>
            <w:rFonts w:ascii="SimSun" w:eastAsia="SimSun" w:hAnsi="SimSun" w:cs="SimSun" w:hint="eastAsia"/>
            <w:kern w:val="0"/>
            <w:sz w:val="24"/>
            <w:lang w:bidi="ar"/>
          </w:rPr>
          <w:delText>我</w:delText>
        </w:r>
      </w:del>
      <w:r>
        <w:rPr>
          <w:rFonts w:ascii="SimSun" w:eastAsia="SimSun" w:hAnsi="SimSun" w:cs="SimSun"/>
          <w:kern w:val="0"/>
          <w:sz w:val="24"/>
          <w:lang w:bidi="ar"/>
        </w:rPr>
        <w:t>怕</w:t>
      </w:r>
      <w:r>
        <w:rPr>
          <w:rFonts w:ascii="SimSun" w:eastAsia="SimSun" w:hAnsi="SimSun" w:cs="SimSun" w:hint="eastAsia"/>
          <w:kern w:val="0"/>
          <w:sz w:val="24"/>
          <w:lang w:bidi="ar"/>
        </w:rPr>
        <w:t>我</w:t>
      </w:r>
      <w:r>
        <w:rPr>
          <w:rFonts w:ascii="SimSun" w:eastAsia="SimSun" w:hAnsi="SimSun" w:cs="SimSun"/>
          <w:kern w:val="0"/>
          <w:sz w:val="24"/>
          <w:lang w:bidi="ar"/>
        </w:rPr>
        <w:t>们自杀</w:t>
      </w:r>
      <w:r>
        <w:rPr>
          <w:rFonts w:ascii="SimSun" w:eastAsia="SimSun" w:hAnsi="SimSun" w:cs="SimSun" w:hint="eastAsia"/>
          <w:kern w:val="0"/>
          <w:sz w:val="24"/>
          <w:lang w:bidi="ar"/>
        </w:rPr>
        <w:t>。这时候我是睡在地上，没有穿衣服，老鼠在身上跑来跑去。</w:t>
      </w:r>
    </w:p>
    <w:p w14:paraId="74351C8D"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kern w:val="0"/>
          <w:sz w:val="24"/>
          <w:lang w:bidi="ar"/>
        </w:rPr>
        <w:t>我相信</w:t>
      </w:r>
      <w:r>
        <w:rPr>
          <w:rFonts w:ascii="SimSun" w:eastAsia="SimSun" w:hAnsi="SimSun" w:cs="SimSun" w:hint="eastAsia"/>
          <w:kern w:val="0"/>
          <w:sz w:val="24"/>
          <w:lang w:bidi="ar"/>
        </w:rPr>
        <w:t>在</w:t>
      </w:r>
      <w:r>
        <w:rPr>
          <w:rFonts w:ascii="SimSun" w:eastAsia="SimSun" w:hAnsi="SimSun" w:cs="SimSun"/>
          <w:kern w:val="0"/>
          <w:sz w:val="24"/>
          <w:lang w:bidi="ar"/>
        </w:rPr>
        <w:t>马来西亚华人富有人士</w:t>
      </w:r>
      <w:r>
        <w:rPr>
          <w:rFonts w:ascii="SimSun" w:eastAsia="SimSun" w:hAnsi="SimSun" w:cs="SimSun" w:hint="eastAsia"/>
          <w:kern w:val="0"/>
          <w:sz w:val="24"/>
          <w:lang w:bidi="ar"/>
        </w:rPr>
        <w:t>、家庭背景好的人之中</w:t>
      </w:r>
      <w:r>
        <w:rPr>
          <w:rFonts w:ascii="SimSun" w:eastAsia="SimSun" w:hAnsi="SimSun" w:cs="SimSun"/>
          <w:kern w:val="0"/>
          <w:sz w:val="24"/>
          <w:lang w:bidi="ar"/>
        </w:rPr>
        <w:t>，还是坚持维护自己母语教育</w:t>
      </w:r>
      <w:r>
        <w:rPr>
          <w:rFonts w:ascii="SimSun" w:eastAsia="SimSun" w:hAnsi="SimSun" w:cs="SimSun" w:hint="eastAsia"/>
          <w:kern w:val="0"/>
          <w:sz w:val="24"/>
          <w:lang w:bidi="ar"/>
        </w:rPr>
        <w:t>的，算上我</w:t>
      </w:r>
      <w:r>
        <w:rPr>
          <w:rFonts w:ascii="SimSun" w:eastAsia="SimSun" w:hAnsi="SimSun" w:cs="SimSun"/>
          <w:kern w:val="0"/>
          <w:sz w:val="24"/>
          <w:lang w:bidi="ar"/>
        </w:rPr>
        <w:t>当时只有一两个</w:t>
      </w:r>
      <w:r>
        <w:rPr>
          <w:rFonts w:ascii="SimSun" w:eastAsia="SimSun" w:hAnsi="SimSun" w:cs="SimSun" w:hint="eastAsia"/>
          <w:kern w:val="0"/>
          <w:sz w:val="24"/>
          <w:lang w:bidi="ar"/>
        </w:rPr>
        <w:t>。</w:t>
      </w:r>
    </w:p>
    <w:p w14:paraId="61A18D24" w14:textId="77777777" w:rsidR="003A3CE8" w:rsidRDefault="00000000">
      <w:pPr>
        <w:widowControl/>
        <w:ind w:firstLineChars="200" w:firstLine="480"/>
        <w:jc w:val="left"/>
        <w:rPr>
          <w:rFonts w:ascii="SimSun" w:eastAsia="SimSun" w:hAnsi="SimSun" w:cs="SimSun"/>
          <w:color w:val="4874CB" w:themeColor="accent1"/>
          <w:kern w:val="0"/>
          <w:sz w:val="24"/>
          <w:lang w:bidi="ar"/>
        </w:rPr>
      </w:pPr>
      <w:r>
        <w:rPr>
          <w:rFonts w:ascii="SimSun" w:eastAsia="SimSun" w:hAnsi="SimSun" w:cs="SimSun" w:hint="eastAsia"/>
          <w:color w:val="4874CB" w:themeColor="accent1"/>
          <w:kern w:val="0"/>
          <w:sz w:val="24"/>
          <w:lang w:bidi="ar"/>
        </w:rPr>
        <w:t>【文字资料补充——引用《胡万铎评传》】被捕后的经历及13年的影响</w:t>
      </w:r>
    </w:p>
    <w:p w14:paraId="395F8E63" w14:textId="77777777" w:rsidR="003A3CE8" w:rsidRDefault="003A3CE8">
      <w:pPr>
        <w:widowControl/>
        <w:ind w:firstLineChars="200" w:firstLine="480"/>
        <w:jc w:val="left"/>
        <w:rPr>
          <w:rFonts w:ascii="SimSun" w:eastAsia="SimSun" w:hAnsi="SimSun" w:cs="SimSun"/>
          <w:color w:val="4874CB" w:themeColor="accent1"/>
          <w:kern w:val="0"/>
          <w:sz w:val="24"/>
          <w:lang w:bidi="ar"/>
        </w:rPr>
      </w:pPr>
    </w:p>
    <w:p w14:paraId="51D4400B" w14:textId="77777777" w:rsidR="003A3CE8" w:rsidRDefault="003A3CE8">
      <w:pPr>
        <w:widowControl/>
        <w:ind w:firstLineChars="200" w:firstLine="480"/>
        <w:jc w:val="left"/>
        <w:rPr>
          <w:rFonts w:ascii="SimSun" w:eastAsia="SimSun" w:hAnsi="SimSun" w:cs="SimSun"/>
          <w:color w:val="4874CB" w:themeColor="accent1"/>
          <w:kern w:val="0"/>
          <w:sz w:val="24"/>
          <w:lang w:bidi="ar"/>
        </w:rPr>
      </w:pPr>
    </w:p>
    <w:p w14:paraId="0A56E4AD" w14:textId="77777777" w:rsidR="003A3CE8" w:rsidRDefault="003A3CE8">
      <w:pPr>
        <w:widowControl/>
        <w:ind w:firstLineChars="200" w:firstLine="480"/>
        <w:jc w:val="left"/>
        <w:rPr>
          <w:rFonts w:ascii="SimSun" w:eastAsia="SimSun" w:hAnsi="SimSun" w:cs="SimSun"/>
          <w:kern w:val="0"/>
          <w:sz w:val="24"/>
          <w:lang w:bidi="ar"/>
        </w:rPr>
      </w:pPr>
    </w:p>
    <w:p w14:paraId="304CC0B0" w14:textId="77777777" w:rsidR="003A3CE8" w:rsidRDefault="00000000">
      <w:pPr>
        <w:widowControl/>
        <w:numPr>
          <w:ilvl w:val="0"/>
          <w:numId w:val="1"/>
        </w:numPr>
        <w:jc w:val="left"/>
        <w:rPr>
          <w:rFonts w:ascii="SimSun" w:eastAsia="SimSun" w:hAnsi="SimSun" w:cs="SimSun"/>
          <w:b/>
          <w:bCs/>
          <w:kern w:val="0"/>
          <w:sz w:val="32"/>
          <w:szCs w:val="32"/>
          <w:lang w:bidi="ar"/>
        </w:rPr>
      </w:pPr>
      <w:r>
        <w:rPr>
          <w:rFonts w:ascii="SimSun" w:eastAsia="SimSun" w:hAnsi="SimSun" w:cs="SimSun" w:hint="eastAsia"/>
          <w:b/>
          <w:bCs/>
          <w:kern w:val="0"/>
          <w:sz w:val="32"/>
          <w:szCs w:val="32"/>
          <w:lang w:bidi="ar"/>
        </w:rPr>
        <w:t>聚沙塔，百万一心：领导独中复兴运动筹款</w:t>
      </w:r>
    </w:p>
    <w:p w14:paraId="723D8B12"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kern w:val="0"/>
          <w:sz w:val="24"/>
          <w:lang w:bidi="ar"/>
        </w:rPr>
        <w:t>为什么霹雳州当</w:t>
      </w:r>
      <w:r>
        <w:rPr>
          <w:rFonts w:ascii="SimSun" w:eastAsia="SimSun" w:hAnsi="SimSun" w:cs="SimSun" w:hint="eastAsia"/>
          <w:kern w:val="0"/>
          <w:sz w:val="24"/>
          <w:lang w:bidi="ar"/>
        </w:rPr>
        <w:t>时</w:t>
      </w:r>
      <w:r>
        <w:rPr>
          <w:rFonts w:ascii="SimSun" w:eastAsia="SimSun" w:hAnsi="SimSun" w:cs="SimSun"/>
          <w:kern w:val="0"/>
          <w:sz w:val="24"/>
          <w:lang w:bidi="ar"/>
        </w:rPr>
        <w:t>会成为复兴运动的最早发起的一个地方？</w:t>
      </w:r>
      <w:r>
        <w:rPr>
          <w:rFonts w:ascii="SimSun" w:eastAsia="SimSun" w:hAnsi="SimSun" w:cs="SimSun" w:hint="eastAsia"/>
          <w:kern w:val="0"/>
          <w:sz w:val="24"/>
          <w:lang w:bidi="ar"/>
        </w:rPr>
        <w:t>因为霹雳州</w:t>
      </w:r>
      <w:r>
        <w:rPr>
          <w:rFonts w:ascii="SimSun" w:eastAsia="SimSun" w:hAnsi="SimSun" w:cs="SimSun"/>
          <w:kern w:val="0"/>
          <w:sz w:val="24"/>
          <w:lang w:bidi="ar"/>
        </w:rPr>
        <w:t>太多</w:t>
      </w:r>
      <w:r>
        <w:rPr>
          <w:rFonts w:ascii="SimSun" w:eastAsia="SimSun" w:hAnsi="SimSun" w:cs="SimSun" w:hint="eastAsia"/>
          <w:kern w:val="0"/>
          <w:sz w:val="24"/>
          <w:lang w:bidi="ar"/>
        </w:rPr>
        <w:t>教华文的独立中学改制</w:t>
      </w:r>
      <w:r>
        <w:rPr>
          <w:rFonts w:ascii="SimSun" w:eastAsia="SimSun" w:hAnsi="SimSun" w:cs="SimSun"/>
          <w:kern w:val="0"/>
          <w:sz w:val="24"/>
          <w:lang w:bidi="ar"/>
        </w:rPr>
        <w:t>成为</w:t>
      </w:r>
      <w:r>
        <w:rPr>
          <w:rFonts w:ascii="SimSun" w:eastAsia="SimSun" w:hAnsi="SimSun" w:cs="SimSun" w:hint="eastAsia"/>
          <w:b/>
          <w:bCs/>
          <w:color w:val="2D53A0" w:themeColor="accent1" w:themeShade="BF"/>
          <w:kern w:val="0"/>
          <w:sz w:val="24"/>
          <w:lang w:bidi="ar"/>
        </w:rPr>
        <w:t>国民型中学</w:t>
      </w:r>
      <w:r>
        <w:rPr>
          <w:rFonts w:ascii="SimSun" w:eastAsia="SimSun" w:hAnsi="SimSun" w:cs="SimSun"/>
          <w:kern w:val="0"/>
          <w:sz w:val="24"/>
          <w:lang w:bidi="ar"/>
        </w:rPr>
        <w:t>了。以</w:t>
      </w:r>
      <w:r>
        <w:rPr>
          <w:rFonts w:ascii="SimSun" w:eastAsia="SimSun" w:hAnsi="SimSun" w:cs="SimSun" w:hint="eastAsia"/>
          <w:kern w:val="0"/>
          <w:sz w:val="24"/>
          <w:lang w:bidi="ar"/>
        </w:rPr>
        <w:t>马来西亚</w:t>
      </w:r>
      <w:r>
        <w:rPr>
          <w:rFonts w:ascii="SimSun" w:eastAsia="SimSun" w:hAnsi="SimSun" w:cs="SimSun"/>
          <w:kern w:val="0"/>
          <w:sz w:val="24"/>
          <w:lang w:bidi="ar"/>
        </w:rPr>
        <w:t>整个北部来讲，霹雳州相对来讲比较发达，当时</w:t>
      </w:r>
      <w:r>
        <w:rPr>
          <w:rFonts w:ascii="SimSun" w:eastAsia="SimSun" w:hAnsi="SimSun" w:cs="SimSun" w:hint="eastAsia"/>
          <w:kern w:val="0"/>
          <w:sz w:val="24"/>
          <w:lang w:bidi="ar"/>
        </w:rPr>
        <w:t>因为</w:t>
      </w:r>
      <w:r>
        <w:rPr>
          <w:rFonts w:ascii="SimSun" w:eastAsia="SimSun" w:hAnsi="SimSun" w:cs="SimSun"/>
          <w:kern w:val="0"/>
          <w:sz w:val="24"/>
          <w:lang w:bidi="ar"/>
        </w:rPr>
        <w:t>矿业</w:t>
      </w:r>
      <w:r>
        <w:rPr>
          <w:rFonts w:ascii="SimSun" w:eastAsia="SimSun" w:hAnsi="SimSun" w:cs="SimSun" w:hint="eastAsia"/>
          <w:kern w:val="0"/>
          <w:sz w:val="24"/>
          <w:lang w:bidi="ar"/>
        </w:rPr>
        <w:t>发展</w:t>
      </w:r>
      <w:r>
        <w:rPr>
          <w:rFonts w:ascii="SimSun" w:eastAsia="SimSun" w:hAnsi="SimSun" w:cs="SimSun"/>
          <w:kern w:val="0"/>
          <w:sz w:val="24"/>
          <w:lang w:bidi="ar"/>
        </w:rPr>
        <w:t>。</w:t>
      </w:r>
      <w:r>
        <w:rPr>
          <w:rFonts w:ascii="SimSun" w:eastAsia="SimSun" w:hAnsi="SimSun" w:cs="SimSun" w:hint="eastAsia"/>
          <w:kern w:val="0"/>
          <w:sz w:val="24"/>
          <w:lang w:bidi="ar"/>
        </w:rPr>
        <w:t>单单霹雳州来讲，其实有15间独中的，结果6间是没有了倒闭了。我们的历史记载是14间，是5间倒闭的，剩下9间了，而且那9间也是学生来源很少并且变成国民型中学了，而且有些是没有自己教室，我们都是借别的教室来去上课。独中要交学费，那时候经济也不行。而且当时的复杂的政治经济各个方面环境之下，独中的生源越来越少了。</w:t>
      </w:r>
    </w:p>
    <w:p w14:paraId="45A7DEAE"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突然间，南华的独中董事长，就是</w:t>
      </w:r>
      <w:r>
        <w:rPr>
          <w:rFonts w:ascii="SimSun" w:eastAsia="SimSun" w:hAnsi="SimSun" w:cs="SimSun" w:hint="eastAsia"/>
          <w:b/>
          <w:bCs/>
          <w:color w:val="2D53A0" w:themeColor="accent1" w:themeShade="BF"/>
          <w:kern w:val="0"/>
          <w:sz w:val="24"/>
          <w:lang w:bidi="ar"/>
        </w:rPr>
        <w:t>颜清文</w:t>
      </w:r>
      <w:r>
        <w:rPr>
          <w:rFonts w:ascii="SimSun" w:eastAsia="SimSun" w:hAnsi="SimSun" w:cs="SimSun" w:hint="eastAsia"/>
          <w:kern w:val="0"/>
          <w:sz w:val="24"/>
          <w:lang w:bidi="ar"/>
        </w:rPr>
        <w:t>，通过</w:t>
      </w:r>
      <w:r>
        <w:rPr>
          <w:rFonts w:ascii="SimSun" w:eastAsia="SimSun" w:hAnsi="SimSun" w:cs="SimSun" w:hint="eastAsia"/>
          <w:b/>
          <w:bCs/>
          <w:color w:val="2D53A0" w:themeColor="accent1" w:themeShade="BF"/>
          <w:kern w:val="0"/>
          <w:sz w:val="24"/>
          <w:lang w:bidi="ar"/>
        </w:rPr>
        <w:t>许瑞成校长</w:t>
      </w:r>
      <w:r>
        <w:rPr>
          <w:rFonts w:ascii="SimSun" w:eastAsia="SimSun" w:hAnsi="SimSun" w:cs="SimSun" w:hint="eastAsia"/>
          <w:kern w:val="0"/>
          <w:sz w:val="24"/>
          <w:lang w:bidi="ar"/>
        </w:rPr>
        <w:t>写一封信批评董联会，说因为目前独中这种情况，我们不能够这样下去，一定要先筹募一笔基金，来先使得独中要生存下去。最重要的是要钱、要生存，没有钱怎样生存？所以就是建立一个筹备100万的基金，那时候的100万基金等于这边上千万，是非常大的数目，是天文数字来的。那封信就交到霹雳董联会那边去。</w:t>
      </w:r>
    </w:p>
    <w:p w14:paraId="7C481A2B"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因为董联会那时候</w:t>
      </w:r>
      <w:r>
        <w:rPr>
          <w:rFonts w:ascii="SimSun" w:eastAsia="SimSun" w:hAnsi="SimSun" w:cs="SimSun" w:hint="eastAsia"/>
          <w:b/>
          <w:bCs/>
          <w:color w:val="2D53A0" w:themeColor="accent1" w:themeShade="BF"/>
          <w:kern w:val="0"/>
          <w:sz w:val="24"/>
          <w:lang w:bidi="ar"/>
        </w:rPr>
        <w:t>张国林</w:t>
      </w:r>
      <w:r>
        <w:rPr>
          <w:rFonts w:ascii="SimSun" w:eastAsia="SimSun" w:hAnsi="SimSun" w:cs="SimSun" w:hint="eastAsia"/>
          <w:kern w:val="0"/>
          <w:sz w:val="24"/>
          <w:lang w:bidi="ar"/>
        </w:rPr>
        <w:t>做董事长，他是商人也不敢去做这件事，就推给别人来做，别人也是不敢，推来推去，后来沈亭校长在机缘巧合之下就召集九间独中开一个这样的集会了。所以有些事有时候是一种偶然的，所以百万基金是怎样来的？最初是从颜清文跟许瑞成那封信给霹雳董联会的。</w:t>
      </w:r>
    </w:p>
    <w:p w14:paraId="0A2179D7" w14:textId="1E658C70" w:rsidR="003A3CE8" w:rsidRPr="0035443B" w:rsidRDefault="00000000" w:rsidP="0035443B">
      <w:pPr>
        <w:widowControl/>
        <w:ind w:firstLineChars="200" w:firstLine="480"/>
        <w:jc w:val="center"/>
        <w:rPr>
          <w:rFonts w:ascii="SimSun" w:eastAsia="SimSun" w:hAnsi="SimSun" w:cs="SimSun" w:hint="eastAsia"/>
          <w:color w:val="4874CB" w:themeColor="accent1"/>
          <w:kern w:val="0"/>
          <w:sz w:val="24"/>
          <w:lang w:bidi="ar"/>
        </w:rPr>
      </w:pPr>
      <w:r>
        <w:rPr>
          <w:rFonts w:ascii="SimSun" w:eastAsia="SimSun" w:hAnsi="SimSun" w:cs="SimSun" w:hint="eastAsia"/>
          <w:color w:val="4874CB" w:themeColor="accent1"/>
          <w:kern w:val="0"/>
          <w:sz w:val="24"/>
          <w:lang w:bidi="ar"/>
        </w:rPr>
        <w:lastRenderedPageBreak/>
        <w:t>【资料补充】找独中校长图片/信件照片/开会照片</w:t>
      </w:r>
      <w:r w:rsidR="0035443B">
        <w:rPr>
          <w:rFonts w:ascii="SimSun" w:eastAsia="SimSun" w:hAnsi="SimSun" w:cs="SimSun" w:hint="eastAsia"/>
          <w:noProof/>
          <w:color w:val="4874CB" w:themeColor="accent1"/>
          <w:kern w:val="0"/>
          <w:sz w:val="24"/>
          <w:lang w:bidi="ar"/>
        </w:rPr>
        <w:drawing>
          <wp:inline distT="0" distB="0" distL="0" distR="0" wp14:anchorId="74901CE9" wp14:editId="7CED84A4">
            <wp:extent cx="4667794" cy="2439549"/>
            <wp:effectExtent l="0" t="0" r="0" b="0"/>
            <wp:docPr id="726688549" name="Picture 3" descr="A group of me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8549" name="Picture 3" descr="A group of men sitting at a tab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0480" cy="2456632"/>
                    </a:xfrm>
                    <a:prstGeom prst="rect">
                      <a:avLst/>
                    </a:prstGeom>
                  </pic:spPr>
                </pic:pic>
              </a:graphicData>
            </a:graphic>
          </wp:inline>
        </w:drawing>
      </w:r>
      <w:r w:rsidR="0035443B">
        <w:rPr>
          <w:rFonts w:ascii="SimSun" w:eastAsia="SimSun" w:hAnsi="SimSun" w:cs="SimSun" w:hint="eastAsia"/>
          <w:noProof/>
          <w:kern w:val="0"/>
          <w:sz w:val="24"/>
          <w:lang w:bidi="ar"/>
        </w:rPr>
        <w:drawing>
          <wp:inline distT="0" distB="0" distL="0" distR="0" wp14:anchorId="669D2F7A" wp14:editId="46887B43">
            <wp:extent cx="4702628" cy="3132066"/>
            <wp:effectExtent l="0" t="0" r="0" b="5080"/>
            <wp:docPr id="1061075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75638" name="Picture 10610756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7933" cy="3148920"/>
                    </a:xfrm>
                    <a:prstGeom prst="rect">
                      <a:avLst/>
                    </a:prstGeom>
                  </pic:spPr>
                </pic:pic>
              </a:graphicData>
            </a:graphic>
          </wp:inline>
        </w:drawing>
      </w:r>
    </w:p>
    <w:p w14:paraId="5CAB71A3"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kern w:val="0"/>
          <w:sz w:val="24"/>
          <w:lang w:bidi="ar"/>
        </w:rPr>
        <w:t>4月</w:t>
      </w:r>
      <w:r>
        <w:rPr>
          <w:rFonts w:ascii="SimSun" w:eastAsia="SimSun" w:hAnsi="SimSun" w:cs="SimSun" w:hint="eastAsia"/>
          <w:kern w:val="0"/>
          <w:sz w:val="24"/>
          <w:lang w:bidi="ar"/>
        </w:rPr>
        <w:t>1日</w:t>
      </w:r>
      <w:r>
        <w:rPr>
          <w:rFonts w:ascii="SimSun" w:eastAsia="SimSun" w:hAnsi="SimSun" w:cs="SimSun"/>
          <w:kern w:val="0"/>
          <w:sz w:val="24"/>
          <w:lang w:bidi="ar"/>
        </w:rPr>
        <w:t>的时候，因为</w:t>
      </w:r>
      <w:r>
        <w:rPr>
          <w:rFonts w:ascii="SimSun" w:eastAsia="SimSun" w:hAnsi="SimSun" w:cs="SimSun" w:hint="eastAsia"/>
          <w:kern w:val="0"/>
          <w:sz w:val="24"/>
          <w:lang w:bidi="ar"/>
        </w:rPr>
        <w:t>我</w:t>
      </w:r>
      <w:r>
        <w:rPr>
          <w:rFonts w:ascii="SimSun" w:eastAsia="SimSun" w:hAnsi="SimSun" w:cs="SimSun"/>
          <w:kern w:val="0"/>
          <w:sz w:val="24"/>
          <w:lang w:bidi="ar"/>
        </w:rPr>
        <w:t>儿子3月</w:t>
      </w:r>
      <w:r>
        <w:rPr>
          <w:rFonts w:ascii="SimSun" w:eastAsia="SimSun" w:hAnsi="SimSun" w:cs="SimSun" w:hint="eastAsia"/>
          <w:kern w:val="0"/>
          <w:sz w:val="24"/>
          <w:lang w:bidi="ar"/>
        </w:rPr>
        <w:t>31日</w:t>
      </w:r>
      <w:r>
        <w:rPr>
          <w:rFonts w:ascii="SimSun" w:eastAsia="SimSun" w:hAnsi="SimSun" w:cs="SimSun"/>
          <w:kern w:val="0"/>
          <w:sz w:val="24"/>
          <w:lang w:bidi="ar"/>
        </w:rPr>
        <w:t>生日，</w:t>
      </w:r>
      <w:r>
        <w:rPr>
          <w:rFonts w:ascii="SimSun" w:eastAsia="SimSun" w:hAnsi="SimSun" w:cs="SimSun" w:hint="eastAsia"/>
          <w:kern w:val="0"/>
          <w:sz w:val="24"/>
          <w:lang w:bidi="ar"/>
        </w:rPr>
        <w:t>特地拿</w:t>
      </w:r>
      <w:r>
        <w:rPr>
          <w:rFonts w:ascii="SimSun" w:eastAsia="SimSun" w:hAnsi="SimSun" w:cs="SimSun"/>
          <w:kern w:val="0"/>
          <w:sz w:val="24"/>
          <w:lang w:bidi="ar"/>
        </w:rPr>
        <w:t>一天</w:t>
      </w:r>
      <w:r>
        <w:rPr>
          <w:rFonts w:ascii="SimSun" w:eastAsia="SimSun" w:hAnsi="SimSun" w:cs="SimSun" w:hint="eastAsia"/>
          <w:kern w:val="0"/>
          <w:sz w:val="24"/>
          <w:lang w:bidi="ar"/>
        </w:rPr>
        <w:t>假期。</w:t>
      </w:r>
      <w:r>
        <w:rPr>
          <w:rFonts w:ascii="SimSun" w:eastAsia="SimSun" w:hAnsi="SimSun" w:cs="SimSun"/>
          <w:kern w:val="0"/>
          <w:sz w:val="24"/>
          <w:lang w:bidi="ar"/>
        </w:rPr>
        <w:t>刚刚好4月</w:t>
      </w:r>
      <w:r>
        <w:rPr>
          <w:rFonts w:ascii="SimSun" w:eastAsia="SimSun" w:hAnsi="SimSun" w:cs="SimSun" w:hint="eastAsia"/>
          <w:kern w:val="0"/>
          <w:sz w:val="24"/>
          <w:lang w:bidi="ar"/>
        </w:rPr>
        <w:t>1日九位独中董事长</w:t>
      </w:r>
      <w:r>
        <w:rPr>
          <w:rFonts w:ascii="SimSun" w:eastAsia="SimSun" w:hAnsi="SimSun" w:cs="SimSun"/>
          <w:kern w:val="0"/>
          <w:sz w:val="24"/>
          <w:lang w:bidi="ar"/>
        </w:rPr>
        <w:t>在</w:t>
      </w:r>
      <w:r>
        <w:rPr>
          <w:rFonts w:ascii="SimSun" w:eastAsia="SimSun" w:hAnsi="SimSun" w:cs="SimSun" w:hint="eastAsia"/>
          <w:b/>
          <w:bCs/>
          <w:color w:val="2D53A0" w:themeColor="accent1" w:themeShade="BF"/>
          <w:kern w:val="0"/>
          <w:sz w:val="24"/>
          <w:lang w:bidi="ar"/>
        </w:rPr>
        <w:t>育才学校蔡任平图书馆</w:t>
      </w:r>
      <w:r>
        <w:rPr>
          <w:rFonts w:ascii="SimSun" w:eastAsia="SimSun" w:hAnsi="SimSun" w:cs="SimSun"/>
          <w:kern w:val="0"/>
          <w:sz w:val="24"/>
          <w:lang w:bidi="ar"/>
        </w:rPr>
        <w:t>开会</w:t>
      </w:r>
      <w:r>
        <w:rPr>
          <w:rFonts w:ascii="SimSun" w:eastAsia="SimSun" w:hAnsi="SimSun" w:cs="SimSun" w:hint="eastAsia"/>
          <w:kern w:val="0"/>
          <w:sz w:val="24"/>
          <w:lang w:bidi="ar"/>
        </w:rPr>
        <w:t>，我</w:t>
      </w:r>
      <w:r>
        <w:rPr>
          <w:rFonts w:ascii="SimSun" w:eastAsia="SimSun" w:hAnsi="SimSun" w:cs="SimSun"/>
          <w:kern w:val="0"/>
          <w:sz w:val="24"/>
          <w:lang w:bidi="ar"/>
        </w:rPr>
        <w:t>就去了。你知道什么机缘吗？</w:t>
      </w:r>
      <w:r>
        <w:rPr>
          <w:rFonts w:ascii="SimSun" w:eastAsia="SimSun" w:hAnsi="SimSun" w:cs="SimSun" w:hint="eastAsia"/>
          <w:kern w:val="0"/>
          <w:sz w:val="24"/>
          <w:lang w:bidi="ar"/>
        </w:rPr>
        <w:t>他们</w:t>
      </w:r>
      <w:r>
        <w:rPr>
          <w:rFonts w:ascii="SimSun" w:eastAsia="SimSun" w:hAnsi="SimSun" w:cs="SimSun"/>
          <w:kern w:val="0"/>
          <w:sz w:val="24"/>
          <w:lang w:bidi="ar"/>
        </w:rPr>
        <w:t>说</w:t>
      </w:r>
      <w:r>
        <w:rPr>
          <w:rFonts w:ascii="SimSun" w:eastAsia="SimSun" w:hAnsi="SimSun" w:cs="SimSun" w:hint="eastAsia"/>
          <w:kern w:val="0"/>
          <w:sz w:val="24"/>
          <w:lang w:bidi="ar"/>
        </w:rPr>
        <w:t>“</w:t>
      </w:r>
      <w:r>
        <w:rPr>
          <w:rFonts w:ascii="SimSun" w:eastAsia="SimSun" w:hAnsi="SimSun" w:cs="SimSun"/>
          <w:kern w:val="0"/>
          <w:sz w:val="24"/>
          <w:lang w:bidi="ar"/>
        </w:rPr>
        <w:t>江山乱谋生，</w:t>
      </w:r>
      <w:r>
        <w:rPr>
          <w:rFonts w:ascii="SimSun" w:eastAsia="SimSun" w:hAnsi="SimSun" w:cs="SimSun" w:hint="eastAsia"/>
          <w:kern w:val="0"/>
          <w:sz w:val="24"/>
          <w:lang w:bidi="ar"/>
        </w:rPr>
        <w:t>但</w:t>
      </w:r>
      <w:r>
        <w:rPr>
          <w:rFonts w:ascii="SimSun" w:eastAsia="SimSun" w:hAnsi="SimSun" w:cs="SimSun"/>
          <w:kern w:val="0"/>
          <w:sz w:val="24"/>
          <w:lang w:bidi="ar"/>
        </w:rPr>
        <w:t>我们</w:t>
      </w:r>
      <w:r>
        <w:rPr>
          <w:rFonts w:ascii="SimSun" w:eastAsia="SimSun" w:hAnsi="SimSun" w:cs="SimSun" w:hint="eastAsia"/>
          <w:kern w:val="0"/>
          <w:sz w:val="24"/>
          <w:lang w:bidi="ar"/>
        </w:rPr>
        <w:t>的</w:t>
      </w:r>
      <w:r>
        <w:rPr>
          <w:rFonts w:ascii="SimSun" w:eastAsia="SimSun" w:hAnsi="SimSun" w:cs="SimSun" w:hint="eastAsia"/>
          <w:b/>
          <w:bCs/>
          <w:color w:val="2D53A0" w:themeColor="accent1" w:themeShade="BF"/>
          <w:kern w:val="0"/>
          <w:sz w:val="24"/>
          <w:lang w:bidi="ar"/>
        </w:rPr>
        <w:t>学运领袖（学生运动领袖）</w:t>
      </w:r>
      <w:r>
        <w:rPr>
          <w:rFonts w:ascii="SimSun" w:eastAsia="SimSun" w:hAnsi="SimSun" w:cs="SimSun"/>
          <w:kern w:val="0"/>
          <w:sz w:val="24"/>
          <w:lang w:bidi="ar"/>
        </w:rPr>
        <w:t>来了</w:t>
      </w:r>
      <w:r>
        <w:rPr>
          <w:rFonts w:ascii="SimSun" w:eastAsia="SimSun" w:hAnsi="SimSun" w:cs="SimSun" w:hint="eastAsia"/>
          <w:kern w:val="0"/>
          <w:sz w:val="24"/>
          <w:lang w:bidi="ar"/>
        </w:rPr>
        <w:t>。”</w:t>
      </w:r>
    </w:p>
    <w:p w14:paraId="1F9F4F55"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在他人看来，正是因为以校领袖身份出现，我才成为独中复兴运动的重要象征。早在 1955 年罢课运动期间，我就已树立起热爱华文教育的鲜明形象。尽管身为富商与投身教育运动的形象看似矛盾。即使当时我已经成为很富有的商人，很多人依然对我有这种信任。</w:t>
      </w:r>
    </w:p>
    <w:p w14:paraId="67BF95D4"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kern w:val="0"/>
          <w:sz w:val="24"/>
          <w:lang w:bidi="ar"/>
        </w:rPr>
        <w:t>1969年5月</w:t>
      </w:r>
      <w:r>
        <w:rPr>
          <w:rFonts w:ascii="SimSun" w:eastAsia="SimSun" w:hAnsi="SimSun" w:cs="SimSun" w:hint="eastAsia"/>
          <w:kern w:val="0"/>
          <w:sz w:val="24"/>
          <w:lang w:bidi="ar"/>
        </w:rPr>
        <w:t>1</w:t>
      </w:r>
      <w:r>
        <w:rPr>
          <w:rFonts w:ascii="SimSun" w:eastAsia="SimSun" w:hAnsi="SimSun" w:cs="SimSun"/>
          <w:kern w:val="0"/>
          <w:sz w:val="24"/>
          <w:lang w:bidi="ar"/>
        </w:rPr>
        <w:t>3</w:t>
      </w:r>
      <w:r>
        <w:rPr>
          <w:rFonts w:ascii="SimSun" w:eastAsia="SimSun" w:hAnsi="SimSun" w:cs="SimSun" w:hint="eastAsia"/>
          <w:kern w:val="0"/>
          <w:sz w:val="24"/>
          <w:lang w:bidi="ar"/>
        </w:rPr>
        <w:t>日</w:t>
      </w:r>
      <w:r>
        <w:rPr>
          <w:rFonts w:ascii="SimSun" w:eastAsia="SimSun" w:hAnsi="SimSun" w:cs="SimSun"/>
          <w:kern w:val="0"/>
          <w:sz w:val="24"/>
          <w:lang w:bidi="ar"/>
        </w:rPr>
        <w:t>过后，全国是白色恐怖状态。人家哪里敢起来说要</w:t>
      </w:r>
      <w:r>
        <w:rPr>
          <w:rFonts w:ascii="SimSun" w:eastAsia="SimSun" w:hAnsi="SimSun" w:cs="SimSun" w:hint="eastAsia"/>
          <w:kern w:val="0"/>
          <w:sz w:val="24"/>
          <w:lang w:bidi="ar"/>
        </w:rPr>
        <w:t>支持</w:t>
      </w:r>
      <w:r>
        <w:rPr>
          <w:rFonts w:ascii="SimSun" w:eastAsia="SimSun" w:hAnsi="SimSun" w:cs="SimSun"/>
          <w:kern w:val="0"/>
          <w:sz w:val="24"/>
          <w:lang w:bidi="ar"/>
        </w:rPr>
        <w:t>华文教育，没有人敢，有些人不能敢，但是</w:t>
      </w:r>
      <w:r>
        <w:rPr>
          <w:rFonts w:ascii="SimSun" w:eastAsia="SimSun" w:hAnsi="SimSun" w:cs="SimSun" w:hint="eastAsia"/>
          <w:kern w:val="0"/>
          <w:sz w:val="24"/>
          <w:lang w:bidi="ar"/>
        </w:rPr>
        <w:t>我</w:t>
      </w:r>
      <w:r>
        <w:rPr>
          <w:rFonts w:ascii="SimSun" w:eastAsia="SimSun" w:hAnsi="SimSun" w:cs="SimSun"/>
          <w:kern w:val="0"/>
          <w:sz w:val="24"/>
          <w:lang w:bidi="ar"/>
        </w:rPr>
        <w:t>敢。</w:t>
      </w:r>
      <w:r>
        <w:rPr>
          <w:rFonts w:ascii="SimSun" w:eastAsia="SimSun" w:hAnsi="SimSun" w:cs="SimSun" w:hint="eastAsia"/>
          <w:kern w:val="0"/>
          <w:sz w:val="24"/>
          <w:lang w:bidi="ar"/>
        </w:rPr>
        <w:t>你知道我性格是这样，天不怕地不怕的，就连我爸爸都不怕。我做就做了，你叫我退，（是不可能的）。我也是骑虎难下的，当时其我董事一直推动下去的那种压力，报纸又刊登出来，我没有办法</w:t>
      </w:r>
      <w:ins w:id="3" w:author="a13387" w:date="2026-05-28T12:16:00Z">
        <w:r>
          <w:rPr>
            <w:rFonts w:ascii="SimSun" w:eastAsia="SimSun" w:hAnsi="SimSun" w:cs="SimSun" w:hint="eastAsia"/>
            <w:kern w:val="0"/>
            <w:sz w:val="24"/>
            <w:lang w:bidi="ar"/>
          </w:rPr>
          <w:t>，</w:t>
        </w:r>
      </w:ins>
      <w:r>
        <w:rPr>
          <w:rFonts w:ascii="SimSun" w:eastAsia="SimSun" w:hAnsi="SimSun" w:cs="SimSun" w:hint="eastAsia"/>
          <w:kern w:val="0"/>
          <w:sz w:val="24"/>
          <w:lang w:bidi="ar"/>
        </w:rPr>
        <w:t>一定要接受。我也是有压力的，过后有的时候甚至闹家庭革命——因为我太过注重投入了华文教育的筹款运动，疏忽了对生意的照顾，所</w:t>
      </w:r>
      <w:r>
        <w:rPr>
          <w:rFonts w:ascii="SimSun" w:eastAsia="SimSun" w:hAnsi="SimSun" w:cs="SimSun" w:hint="eastAsia"/>
          <w:kern w:val="0"/>
          <w:sz w:val="24"/>
          <w:lang w:bidi="ar"/>
        </w:rPr>
        <w:lastRenderedPageBreak/>
        <w:t>以我们家庭几个兄弟姐妹开会说，不可以这样下去。但是我还是坚持，家人也就拿我没办法。</w:t>
      </w:r>
    </w:p>
    <w:p w14:paraId="52D59290" w14:textId="34145216" w:rsidR="0035443B" w:rsidRDefault="00000000" w:rsidP="0035443B">
      <w:pPr>
        <w:widowControl/>
        <w:ind w:firstLineChars="200" w:firstLine="480"/>
        <w:jc w:val="center"/>
        <w:rPr>
          <w:rFonts w:ascii="SimSun" w:eastAsia="SimSun" w:hAnsi="SimSun" w:cs="SimSun" w:hint="eastAsia"/>
          <w:color w:val="4874CB" w:themeColor="accent1"/>
          <w:kern w:val="0"/>
          <w:sz w:val="24"/>
          <w:lang w:bidi="ar"/>
        </w:rPr>
      </w:pPr>
      <w:r>
        <w:rPr>
          <w:rFonts w:ascii="SimSun" w:eastAsia="SimSun" w:hAnsi="SimSun" w:cs="SimSun" w:hint="eastAsia"/>
          <w:color w:val="4874CB" w:themeColor="accent1"/>
          <w:kern w:val="0"/>
          <w:sz w:val="24"/>
          <w:lang w:bidi="ar"/>
        </w:rPr>
        <w:t>【资料补充】1969年5月13日照片</w:t>
      </w:r>
      <w:r w:rsidR="0035443B">
        <w:rPr>
          <w:rFonts w:ascii="SimSun" w:eastAsia="SimSun" w:hAnsi="SimSun" w:cs="SimSun" w:hint="eastAsia"/>
          <w:noProof/>
          <w:color w:val="4874CB" w:themeColor="accent1"/>
          <w:kern w:val="0"/>
          <w:sz w:val="24"/>
          <w:lang w:bidi="ar"/>
        </w:rPr>
        <w:drawing>
          <wp:inline distT="0" distB="0" distL="0" distR="0" wp14:anchorId="3F5464DB" wp14:editId="0EAAB904">
            <wp:extent cx="4720046" cy="2593581"/>
            <wp:effectExtent l="0" t="0" r="4445" b="0"/>
            <wp:docPr id="437524434" name="Picture 6" descr="A group of soldiers marching in the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24434" name="Picture 6" descr="A group of soldiers marching in the stree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419" cy="2625656"/>
                    </a:xfrm>
                    <a:prstGeom prst="rect">
                      <a:avLst/>
                    </a:prstGeom>
                  </pic:spPr>
                </pic:pic>
              </a:graphicData>
            </a:graphic>
          </wp:inline>
        </w:drawing>
      </w:r>
      <w:r w:rsidR="0035443B">
        <w:rPr>
          <w:rFonts w:ascii="SimSun" w:eastAsia="SimSun" w:hAnsi="SimSun" w:cs="SimSun" w:hint="eastAsia"/>
          <w:noProof/>
          <w:color w:val="4874CB" w:themeColor="accent1"/>
          <w:kern w:val="0"/>
          <w:sz w:val="24"/>
          <w:lang w:bidi="ar"/>
        </w:rPr>
        <w:drawing>
          <wp:inline distT="0" distB="0" distL="0" distR="0" wp14:anchorId="7527CE45" wp14:editId="41B4F7CA">
            <wp:extent cx="4786669" cy="3590290"/>
            <wp:effectExtent l="0" t="0" r="1270" b="3810"/>
            <wp:docPr id="225788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8061" name="Picture 225788061"/>
                    <pic:cNvPicPr/>
                  </pic:nvPicPr>
                  <pic:blipFill>
                    <a:blip r:embed="rId14">
                      <a:extLst>
                        <a:ext uri="{28A0092B-C50C-407E-A947-70E740481C1C}">
                          <a14:useLocalDpi xmlns:a14="http://schemas.microsoft.com/office/drawing/2010/main" val="0"/>
                        </a:ext>
                      </a:extLst>
                    </a:blip>
                    <a:stretch>
                      <a:fillRect/>
                    </a:stretch>
                  </pic:blipFill>
                  <pic:spPr>
                    <a:xfrm>
                      <a:off x="0" y="0"/>
                      <a:ext cx="4819165" cy="3614664"/>
                    </a:xfrm>
                    <a:prstGeom prst="rect">
                      <a:avLst/>
                    </a:prstGeom>
                  </pic:spPr>
                </pic:pic>
              </a:graphicData>
            </a:graphic>
          </wp:inline>
        </w:drawing>
      </w:r>
    </w:p>
    <w:p w14:paraId="3A070B6D" w14:textId="77777777" w:rsidR="003A3CE8" w:rsidRDefault="003A3CE8">
      <w:pPr>
        <w:widowControl/>
        <w:ind w:firstLineChars="200" w:firstLine="480"/>
        <w:jc w:val="left"/>
        <w:rPr>
          <w:rFonts w:ascii="SimSun" w:eastAsia="SimSun" w:hAnsi="SimSun" w:cs="SimSun"/>
          <w:color w:val="4874CB" w:themeColor="accent1"/>
          <w:kern w:val="0"/>
          <w:sz w:val="24"/>
          <w:lang w:bidi="ar"/>
        </w:rPr>
      </w:pPr>
    </w:p>
    <w:p w14:paraId="31C37E51" w14:textId="77777777" w:rsidR="003A3CE8" w:rsidRDefault="00000000">
      <w:pPr>
        <w:spacing w:line="360" w:lineRule="auto"/>
        <w:ind w:firstLine="420"/>
        <w:rPr>
          <w:i/>
          <w:iCs/>
          <w:sz w:val="24"/>
          <w:u w:val="single"/>
        </w:rPr>
      </w:pPr>
      <w:r>
        <w:rPr>
          <w:rFonts w:hint="eastAsia"/>
          <w:i/>
          <w:iCs/>
          <w:sz w:val="24"/>
          <w:u w:val="single"/>
        </w:rPr>
        <w:t>1969</w:t>
      </w:r>
      <w:r>
        <w:rPr>
          <w:rFonts w:hint="eastAsia"/>
          <w:i/>
          <w:iCs/>
          <w:sz w:val="24"/>
          <w:u w:val="single"/>
        </w:rPr>
        <w:t>年</w:t>
      </w:r>
      <w:r>
        <w:rPr>
          <w:rFonts w:hint="eastAsia"/>
          <w:i/>
          <w:iCs/>
          <w:sz w:val="24"/>
          <w:u w:val="single"/>
        </w:rPr>
        <w:t>5</w:t>
      </w:r>
      <w:r>
        <w:rPr>
          <w:rFonts w:hint="eastAsia"/>
          <w:i/>
          <w:iCs/>
          <w:sz w:val="24"/>
          <w:u w:val="single"/>
        </w:rPr>
        <w:t>月</w:t>
      </w:r>
      <w:r>
        <w:rPr>
          <w:rFonts w:hint="eastAsia"/>
          <w:i/>
          <w:iCs/>
          <w:sz w:val="24"/>
          <w:u w:val="single"/>
        </w:rPr>
        <w:t>13</w:t>
      </w:r>
      <w:r>
        <w:rPr>
          <w:rFonts w:hint="eastAsia"/>
          <w:i/>
          <w:iCs/>
          <w:sz w:val="24"/>
          <w:u w:val="single"/>
        </w:rPr>
        <w:t>日，吉隆坡爆发种族冲突，史称“五一三事件”。这一事件成为马来西亚民族国家建构过程中一个重要的转折点，凸显了独立以来族群关系的深层矛盾。</w:t>
      </w:r>
    </w:p>
    <w:p w14:paraId="77A54F5F" w14:textId="77777777" w:rsidR="003A3CE8" w:rsidRDefault="00000000">
      <w:pPr>
        <w:spacing w:line="360" w:lineRule="auto"/>
        <w:ind w:firstLine="420"/>
        <w:rPr>
          <w:i/>
          <w:iCs/>
          <w:sz w:val="24"/>
          <w:u w:val="single"/>
        </w:rPr>
      </w:pPr>
      <w:r>
        <w:rPr>
          <w:rFonts w:hint="eastAsia"/>
          <w:i/>
          <w:iCs/>
          <w:sz w:val="24"/>
          <w:u w:val="single"/>
        </w:rPr>
        <w:t>“五一三事件”发生后，由敦阿都拉萨领导的联盟政府于</w:t>
      </w:r>
      <w:r>
        <w:rPr>
          <w:rFonts w:hint="eastAsia"/>
          <w:i/>
          <w:iCs/>
          <w:sz w:val="24"/>
          <w:u w:val="single"/>
        </w:rPr>
        <w:t>1970</w:t>
      </w:r>
      <w:r>
        <w:rPr>
          <w:rFonts w:hint="eastAsia"/>
          <w:i/>
          <w:iCs/>
          <w:sz w:val="24"/>
          <w:u w:val="single"/>
        </w:rPr>
        <w:t>年提出了“新经济政策”（</w:t>
      </w:r>
      <w:r>
        <w:rPr>
          <w:rFonts w:hint="eastAsia"/>
          <w:i/>
          <w:iCs/>
          <w:sz w:val="24"/>
          <w:u w:val="single"/>
        </w:rPr>
        <w:t>New Economic Policy</w:t>
      </w:r>
      <w:r>
        <w:rPr>
          <w:rFonts w:hint="eastAsia"/>
          <w:i/>
          <w:iCs/>
          <w:sz w:val="24"/>
          <w:u w:val="single"/>
        </w:rPr>
        <w:t>，简称</w:t>
      </w:r>
      <w:r>
        <w:rPr>
          <w:rFonts w:hint="eastAsia"/>
          <w:i/>
          <w:iCs/>
          <w:sz w:val="24"/>
          <w:u w:val="single"/>
        </w:rPr>
        <w:t>NEP</w:t>
      </w:r>
      <w:r>
        <w:rPr>
          <w:rFonts w:hint="eastAsia"/>
          <w:i/>
          <w:iCs/>
          <w:sz w:val="24"/>
          <w:u w:val="single"/>
        </w:rPr>
        <w:t>），于</w:t>
      </w:r>
      <w:r>
        <w:rPr>
          <w:rFonts w:hint="eastAsia"/>
          <w:i/>
          <w:iCs/>
          <w:sz w:val="24"/>
          <w:u w:val="single"/>
        </w:rPr>
        <w:t>1971</w:t>
      </w:r>
      <w:r>
        <w:rPr>
          <w:rFonts w:hint="eastAsia"/>
          <w:i/>
          <w:iCs/>
          <w:sz w:val="24"/>
          <w:u w:val="single"/>
        </w:rPr>
        <w:t>年颁布实施，原定于</w:t>
      </w:r>
      <w:r>
        <w:rPr>
          <w:rFonts w:hint="eastAsia"/>
          <w:i/>
          <w:iCs/>
          <w:sz w:val="24"/>
          <w:u w:val="single"/>
        </w:rPr>
        <w:t>1991</w:t>
      </w:r>
      <w:r>
        <w:rPr>
          <w:rFonts w:hint="eastAsia"/>
          <w:i/>
          <w:iCs/>
          <w:sz w:val="24"/>
          <w:u w:val="single"/>
        </w:rPr>
        <w:lastRenderedPageBreak/>
        <w:t>年结束。马来族主政精英在此后</w:t>
      </w:r>
      <w:r>
        <w:rPr>
          <w:rFonts w:hint="eastAsia"/>
          <w:i/>
          <w:iCs/>
          <w:sz w:val="24"/>
          <w:u w:val="single"/>
        </w:rPr>
        <w:t>20</w:t>
      </w:r>
      <w:r>
        <w:rPr>
          <w:rFonts w:hint="eastAsia"/>
          <w:i/>
          <w:iCs/>
          <w:sz w:val="24"/>
          <w:u w:val="single"/>
        </w:rPr>
        <w:t>余年间强化马来族在教育、经济、文化与就业等方面的优势，力图建构以马来族文化为主导、弱化其他族群意识的民族国家。</w:t>
      </w:r>
    </w:p>
    <w:p w14:paraId="7FF5DA98" w14:textId="77777777" w:rsidR="003A3CE8" w:rsidRDefault="00000000">
      <w:pPr>
        <w:spacing w:line="360" w:lineRule="auto"/>
        <w:ind w:firstLine="420"/>
        <w:rPr>
          <w:i/>
          <w:iCs/>
          <w:sz w:val="24"/>
          <w:u w:val="single"/>
        </w:rPr>
      </w:pPr>
      <w:r>
        <w:rPr>
          <w:rFonts w:hint="eastAsia"/>
          <w:i/>
          <w:iCs/>
          <w:sz w:val="24"/>
          <w:u w:val="single"/>
        </w:rPr>
        <w:t>正是在这种日益收紧的政治环境下，独中与统考体系的建立，不仅是华文教育的延续，更成为华社在风雨飘摇中保存民族认同根基的必要选择。</w:t>
      </w:r>
    </w:p>
    <w:p w14:paraId="726A18B9" w14:textId="77777777" w:rsidR="003A3CE8" w:rsidRDefault="003A3CE8">
      <w:pPr>
        <w:widowControl/>
        <w:jc w:val="left"/>
        <w:rPr>
          <w:rFonts w:ascii="SimSun" w:eastAsia="SimSun" w:hAnsi="SimSun" w:cs="SimSun"/>
          <w:kern w:val="0"/>
          <w:sz w:val="24"/>
          <w:lang w:bidi="ar"/>
        </w:rPr>
      </w:pPr>
    </w:p>
    <w:p w14:paraId="4EFED2E4"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当时</w:t>
      </w:r>
      <w:r>
        <w:rPr>
          <w:rFonts w:ascii="SimSun" w:eastAsia="SimSun" w:hAnsi="SimSun" w:cs="SimSun"/>
          <w:kern w:val="0"/>
          <w:sz w:val="24"/>
          <w:lang w:bidi="ar"/>
        </w:rPr>
        <w:t>带领霹雳独中复兴运动的筹款的时候，没有想过它会变成现在独中学校的一个传统</w:t>
      </w:r>
      <w:r>
        <w:rPr>
          <w:rFonts w:ascii="SimSun" w:eastAsia="SimSun" w:hAnsi="SimSun" w:cs="SimSun" w:hint="eastAsia"/>
          <w:kern w:val="0"/>
          <w:sz w:val="24"/>
          <w:lang w:bidi="ar"/>
        </w:rPr>
        <w:t>。</w:t>
      </w:r>
      <w:r>
        <w:rPr>
          <w:rFonts w:ascii="SimSun" w:eastAsia="SimSun" w:hAnsi="SimSun" w:cs="SimSun"/>
          <w:kern w:val="0"/>
          <w:sz w:val="24"/>
          <w:lang w:bidi="ar"/>
        </w:rPr>
        <w:t>这个讲起来也是一种机缘了，也很奇怪的，华人社会，你知道那时候到时候中国传统教育，中国的文化还是很传统</w:t>
      </w:r>
      <w:r>
        <w:rPr>
          <w:rFonts w:ascii="SimSun" w:eastAsia="SimSun" w:hAnsi="SimSun" w:cs="SimSun" w:hint="eastAsia"/>
          <w:kern w:val="0"/>
          <w:sz w:val="24"/>
          <w:lang w:bidi="ar"/>
        </w:rPr>
        <w:t>。（马来西亚华人）</w:t>
      </w:r>
      <w:r>
        <w:rPr>
          <w:rFonts w:ascii="SimSun" w:eastAsia="SimSun" w:hAnsi="SimSun" w:cs="SimSun"/>
          <w:kern w:val="0"/>
          <w:sz w:val="24"/>
          <w:lang w:bidi="ar"/>
        </w:rPr>
        <w:t>要组织保护我们</w:t>
      </w:r>
      <w:r>
        <w:rPr>
          <w:rFonts w:ascii="SimSun" w:eastAsia="SimSun" w:hAnsi="SimSun" w:cs="SimSun" w:hint="eastAsia"/>
          <w:kern w:val="0"/>
          <w:sz w:val="24"/>
          <w:lang w:bidi="ar"/>
        </w:rPr>
        <w:t>传统文化的</w:t>
      </w:r>
      <w:r>
        <w:rPr>
          <w:rFonts w:ascii="SimSun" w:eastAsia="SimSun" w:hAnsi="SimSun" w:cs="SimSun"/>
          <w:kern w:val="0"/>
          <w:sz w:val="24"/>
          <w:lang w:bidi="ar"/>
        </w:rPr>
        <w:t>观念是很强的，马来西亚华文的传统非常强</w:t>
      </w:r>
      <w:r>
        <w:rPr>
          <w:rFonts w:ascii="SimSun" w:eastAsia="SimSun" w:hAnsi="SimSun" w:cs="SimSun" w:hint="eastAsia"/>
          <w:kern w:val="0"/>
          <w:sz w:val="24"/>
          <w:lang w:bidi="ar"/>
        </w:rPr>
        <w:t>。</w:t>
      </w:r>
      <w:r>
        <w:rPr>
          <w:rFonts w:ascii="SimSun" w:eastAsia="SimSun" w:hAnsi="SimSun" w:cs="SimSun"/>
          <w:kern w:val="0"/>
          <w:sz w:val="24"/>
          <w:lang w:bidi="ar"/>
        </w:rPr>
        <w:t>如果这样</w:t>
      </w:r>
      <w:r>
        <w:rPr>
          <w:rFonts w:ascii="SimSun" w:eastAsia="SimSun" w:hAnsi="SimSun" w:cs="SimSun" w:hint="eastAsia"/>
          <w:kern w:val="0"/>
          <w:sz w:val="24"/>
          <w:lang w:bidi="ar"/>
        </w:rPr>
        <w:t>（筹款）</w:t>
      </w:r>
      <w:r>
        <w:rPr>
          <w:rFonts w:ascii="SimSun" w:eastAsia="SimSun" w:hAnsi="SimSun" w:cs="SimSun"/>
          <w:kern w:val="0"/>
          <w:sz w:val="24"/>
          <w:lang w:bidi="ar"/>
        </w:rPr>
        <w:t>的话，我们就要靠群众路线</w:t>
      </w:r>
      <w:r>
        <w:rPr>
          <w:rFonts w:ascii="SimSun" w:eastAsia="SimSun" w:hAnsi="SimSun" w:cs="SimSun" w:hint="eastAsia"/>
          <w:kern w:val="0"/>
          <w:sz w:val="24"/>
          <w:lang w:bidi="ar"/>
        </w:rPr>
        <w:t>。</w:t>
      </w:r>
      <w:r>
        <w:rPr>
          <w:rFonts w:ascii="SimSun" w:eastAsia="SimSun" w:hAnsi="SimSun" w:cs="SimSun"/>
          <w:kern w:val="0"/>
          <w:sz w:val="24"/>
          <w:lang w:bidi="ar"/>
        </w:rPr>
        <w:t>怎样去走群众路线？也不知道怎样去进行，摸着石头过河</w:t>
      </w:r>
      <w:r>
        <w:rPr>
          <w:rFonts w:ascii="SimSun" w:eastAsia="SimSun" w:hAnsi="SimSun" w:cs="SimSun" w:hint="eastAsia"/>
          <w:kern w:val="0"/>
          <w:sz w:val="24"/>
          <w:lang w:bidi="ar"/>
        </w:rPr>
        <w:t>。</w:t>
      </w:r>
    </w:p>
    <w:p w14:paraId="09B606E1"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相关100万筹款</w:t>
      </w:r>
      <w:r>
        <w:rPr>
          <w:rFonts w:ascii="SimSun" w:eastAsia="SimSun" w:hAnsi="SimSun" w:cs="SimSun"/>
          <w:kern w:val="0"/>
          <w:sz w:val="24"/>
          <w:lang w:bidi="ar"/>
        </w:rPr>
        <w:t>报纸出来之后，</w:t>
      </w:r>
      <w:r>
        <w:rPr>
          <w:rFonts w:ascii="SimSun" w:eastAsia="SimSun" w:hAnsi="SimSun" w:cs="SimSun" w:hint="eastAsia"/>
          <w:kern w:val="0"/>
          <w:sz w:val="24"/>
          <w:lang w:bidi="ar"/>
        </w:rPr>
        <w:t>我</w:t>
      </w:r>
      <w:r>
        <w:rPr>
          <w:rFonts w:ascii="SimSun" w:eastAsia="SimSun" w:hAnsi="SimSun" w:cs="SimSun"/>
          <w:kern w:val="0"/>
          <w:sz w:val="24"/>
          <w:lang w:bidi="ar"/>
        </w:rPr>
        <w:t>们也不知道怎样去推动怎样筹那100万基金出来，因为当时有些人都不敢出来捐钱，怎么办？1973年5月中的时候，在一个</w:t>
      </w:r>
      <w:r>
        <w:rPr>
          <w:rFonts w:ascii="SimSun" w:eastAsia="SimSun" w:hAnsi="SimSun" w:cs="SimSun" w:hint="eastAsia"/>
          <w:b/>
          <w:bCs/>
          <w:color w:val="2D53A0" w:themeColor="accent1" w:themeShade="BF"/>
          <w:kern w:val="0"/>
          <w:sz w:val="24"/>
          <w:lang w:bidi="ar"/>
        </w:rPr>
        <w:t>万里望东方夹板厂</w:t>
      </w:r>
      <w:r>
        <w:rPr>
          <w:rFonts w:ascii="SimSun" w:eastAsia="SimSun" w:hAnsi="SimSun" w:cs="SimSun"/>
          <w:kern w:val="0"/>
          <w:sz w:val="24"/>
          <w:lang w:bidi="ar"/>
        </w:rPr>
        <w:t>，</w:t>
      </w:r>
      <w:r>
        <w:rPr>
          <w:rFonts w:ascii="SimSun" w:eastAsia="SimSun" w:hAnsi="SimSun" w:cs="SimSun" w:hint="eastAsia"/>
          <w:kern w:val="0"/>
          <w:sz w:val="24"/>
          <w:lang w:bidi="ar"/>
        </w:rPr>
        <w:t>我</w:t>
      </w:r>
      <w:r>
        <w:rPr>
          <w:rFonts w:ascii="SimSun" w:eastAsia="SimSun" w:hAnsi="SimSun" w:cs="SimSun"/>
          <w:kern w:val="0"/>
          <w:sz w:val="24"/>
          <w:lang w:bidi="ar"/>
        </w:rPr>
        <w:t>们有一个</w:t>
      </w:r>
      <w:r>
        <w:rPr>
          <w:rFonts w:ascii="SimSun" w:eastAsia="SimSun" w:hAnsi="SimSun" w:cs="SimSun" w:hint="eastAsia"/>
          <w:kern w:val="0"/>
          <w:sz w:val="24"/>
          <w:lang w:bidi="ar"/>
        </w:rPr>
        <w:t>集会</w:t>
      </w:r>
      <w:r>
        <w:rPr>
          <w:rFonts w:ascii="SimSun" w:eastAsia="SimSun" w:hAnsi="SimSun" w:cs="SimSun"/>
          <w:kern w:val="0"/>
          <w:sz w:val="24"/>
          <w:lang w:bidi="ar"/>
        </w:rPr>
        <w:t>，那些员工自动自发</w:t>
      </w:r>
      <w:r>
        <w:rPr>
          <w:rFonts w:ascii="SimSun" w:eastAsia="SimSun" w:hAnsi="SimSun" w:cs="SimSun" w:hint="eastAsia"/>
          <w:kern w:val="0"/>
          <w:sz w:val="24"/>
          <w:lang w:bidi="ar"/>
        </w:rPr>
        <w:t>地</w:t>
      </w:r>
      <w:r>
        <w:rPr>
          <w:rFonts w:ascii="SimSun" w:eastAsia="SimSun" w:hAnsi="SimSun" w:cs="SimSun"/>
          <w:kern w:val="0"/>
          <w:sz w:val="24"/>
          <w:lang w:bidi="ar"/>
        </w:rPr>
        <w:t>捐了200多块出来</w:t>
      </w:r>
      <w:r>
        <w:rPr>
          <w:rFonts w:ascii="SimSun" w:eastAsia="SimSun" w:hAnsi="SimSun" w:cs="SimSun" w:hint="eastAsia"/>
          <w:kern w:val="0"/>
          <w:sz w:val="24"/>
          <w:lang w:bidi="ar"/>
        </w:rPr>
        <w:t>。</w:t>
      </w:r>
      <w:r>
        <w:rPr>
          <w:rFonts w:ascii="SimSun" w:eastAsia="SimSun" w:hAnsi="SimSun" w:cs="SimSun"/>
          <w:kern w:val="0"/>
          <w:sz w:val="24"/>
          <w:lang w:bidi="ar"/>
        </w:rPr>
        <w:t>一分钱的一角钱，还有一块钱的，几块两块钱这样，捐出来，组合起来全部200多块</w:t>
      </w:r>
      <w:r>
        <w:rPr>
          <w:rFonts w:ascii="SimSun" w:eastAsia="SimSun" w:hAnsi="SimSun" w:cs="SimSun" w:hint="eastAsia"/>
          <w:kern w:val="0"/>
          <w:sz w:val="24"/>
          <w:lang w:bidi="ar"/>
        </w:rPr>
        <w:t>。</w:t>
      </w:r>
      <w:r>
        <w:rPr>
          <w:rFonts w:ascii="SimSun" w:eastAsia="SimSun" w:hAnsi="SimSun" w:cs="SimSun"/>
          <w:kern w:val="0"/>
          <w:sz w:val="24"/>
          <w:lang w:bidi="ar"/>
        </w:rPr>
        <w:t>通过两个</w:t>
      </w:r>
      <w:r>
        <w:rPr>
          <w:rFonts w:ascii="SimSun" w:eastAsia="SimSun" w:hAnsi="SimSun" w:cs="SimSun" w:hint="eastAsia"/>
          <w:kern w:val="0"/>
          <w:sz w:val="24"/>
          <w:lang w:bidi="ar"/>
        </w:rPr>
        <w:t>省</w:t>
      </w:r>
      <w:r>
        <w:rPr>
          <w:rFonts w:ascii="SimSun" w:eastAsia="SimSun" w:hAnsi="SimSun" w:cs="SimSun"/>
          <w:kern w:val="0"/>
          <w:sz w:val="24"/>
          <w:lang w:bidi="ar"/>
        </w:rPr>
        <w:t>报登出来，爆火了</w:t>
      </w:r>
      <w:r>
        <w:rPr>
          <w:rFonts w:ascii="SimSun" w:eastAsia="SimSun" w:hAnsi="SimSun" w:cs="SimSun" w:hint="eastAsia"/>
          <w:kern w:val="0"/>
          <w:sz w:val="24"/>
          <w:lang w:bidi="ar"/>
        </w:rPr>
        <w:t>。</w:t>
      </w:r>
      <w:r>
        <w:rPr>
          <w:rFonts w:ascii="SimSun" w:eastAsia="SimSun" w:hAnsi="SimSun" w:cs="SimSun"/>
          <w:kern w:val="0"/>
          <w:sz w:val="24"/>
          <w:lang w:bidi="ar"/>
        </w:rPr>
        <w:t>一登出来的时候，</w:t>
      </w:r>
      <w:r>
        <w:rPr>
          <w:rFonts w:ascii="SimSun" w:eastAsia="SimSun" w:hAnsi="SimSun" w:cs="SimSun" w:hint="eastAsia"/>
          <w:kern w:val="0"/>
          <w:sz w:val="24"/>
          <w:lang w:bidi="ar"/>
        </w:rPr>
        <w:t>群众</w:t>
      </w:r>
      <w:r>
        <w:rPr>
          <w:rFonts w:ascii="SimSun" w:eastAsia="SimSun" w:hAnsi="SimSun" w:cs="SimSun"/>
          <w:kern w:val="0"/>
          <w:sz w:val="24"/>
          <w:lang w:bidi="ar"/>
        </w:rPr>
        <w:t>开始响应了</w:t>
      </w:r>
      <w:r>
        <w:rPr>
          <w:rFonts w:ascii="SimSun" w:eastAsia="SimSun" w:hAnsi="SimSun" w:cs="SimSun" w:hint="eastAsia"/>
          <w:kern w:val="0"/>
          <w:sz w:val="24"/>
          <w:lang w:bidi="ar"/>
        </w:rPr>
        <w:t>。</w:t>
      </w:r>
    </w:p>
    <w:p w14:paraId="05C24A00" w14:textId="77777777" w:rsidR="003A3CE8" w:rsidRDefault="00000000">
      <w:pPr>
        <w:widowControl/>
        <w:ind w:firstLineChars="200" w:firstLine="480"/>
        <w:jc w:val="left"/>
        <w:rPr>
          <w:rFonts w:ascii="SimSun" w:eastAsia="SimSun" w:hAnsi="SimSun" w:cs="SimSun"/>
          <w:b/>
          <w:bCs/>
          <w:color w:val="2D53A0" w:themeColor="accent1" w:themeShade="BF"/>
          <w:kern w:val="0"/>
          <w:sz w:val="24"/>
          <w:lang w:bidi="ar"/>
        </w:rPr>
      </w:pPr>
      <w:r>
        <w:rPr>
          <w:rFonts w:ascii="SimSun" w:eastAsia="SimSun" w:hAnsi="SimSun" w:cs="SimSun"/>
          <w:kern w:val="0"/>
          <w:sz w:val="24"/>
          <w:lang w:bidi="ar"/>
        </w:rPr>
        <w:t>在霹雳独中复兴运动</w:t>
      </w:r>
      <w:r>
        <w:rPr>
          <w:rFonts w:ascii="SimSun" w:eastAsia="SimSun" w:hAnsi="SimSun" w:cs="SimSun" w:hint="eastAsia"/>
          <w:kern w:val="0"/>
          <w:sz w:val="24"/>
          <w:lang w:bidi="ar"/>
        </w:rPr>
        <w:t>的</w:t>
      </w:r>
      <w:r>
        <w:rPr>
          <w:rFonts w:ascii="SimSun" w:eastAsia="SimSun" w:hAnsi="SimSun" w:cs="SimSun"/>
          <w:kern w:val="0"/>
          <w:sz w:val="24"/>
          <w:lang w:bidi="ar"/>
        </w:rPr>
        <w:t>时候，对</w:t>
      </w:r>
      <w:r>
        <w:rPr>
          <w:rFonts w:ascii="SimSun" w:eastAsia="SimSun" w:hAnsi="SimSun" w:cs="SimSun" w:hint="eastAsia"/>
          <w:kern w:val="0"/>
          <w:sz w:val="24"/>
          <w:lang w:bidi="ar"/>
        </w:rPr>
        <w:t>我</w:t>
      </w:r>
      <w:r>
        <w:rPr>
          <w:rFonts w:ascii="SimSun" w:eastAsia="SimSun" w:hAnsi="SimSun" w:cs="SimSun"/>
          <w:kern w:val="0"/>
          <w:sz w:val="24"/>
          <w:lang w:bidi="ar"/>
        </w:rPr>
        <w:t>帮助最大的人</w:t>
      </w:r>
      <w:r>
        <w:rPr>
          <w:rFonts w:ascii="SimSun" w:eastAsia="SimSun" w:hAnsi="SimSun" w:cs="SimSun" w:hint="eastAsia"/>
          <w:kern w:val="0"/>
          <w:sz w:val="24"/>
          <w:lang w:bidi="ar"/>
        </w:rPr>
        <w:t>有很多。其中有一位是</w:t>
      </w:r>
      <w:r>
        <w:rPr>
          <w:rFonts w:ascii="SimSun" w:eastAsia="SimSun" w:hAnsi="SimSun" w:cs="SimSun" w:hint="eastAsia"/>
          <w:b/>
          <w:bCs/>
          <w:color w:val="2D53A0" w:themeColor="accent1" w:themeShade="BF"/>
          <w:kern w:val="0"/>
          <w:sz w:val="24"/>
          <w:lang w:bidi="ar"/>
        </w:rPr>
        <w:t>万景天</w:t>
      </w:r>
      <w:r>
        <w:rPr>
          <w:rFonts w:ascii="SimSun" w:eastAsia="SimSun" w:hAnsi="SimSun" w:cs="SimSun" w:hint="eastAsia"/>
          <w:kern w:val="0"/>
          <w:sz w:val="24"/>
          <w:lang w:bidi="ar"/>
        </w:rPr>
        <w:t>，</w:t>
      </w:r>
      <w:r>
        <w:rPr>
          <w:rFonts w:ascii="SimSun" w:eastAsia="SimSun" w:hAnsi="SimSun" w:cs="SimSun"/>
          <w:kern w:val="0"/>
          <w:sz w:val="24"/>
          <w:lang w:bidi="ar"/>
        </w:rPr>
        <w:t>是钟灵的老理事之一</w:t>
      </w:r>
      <w:r>
        <w:rPr>
          <w:rFonts w:ascii="SimSun" w:eastAsia="SimSun" w:hAnsi="SimSun" w:cs="SimSun" w:hint="eastAsia"/>
          <w:kern w:val="0"/>
          <w:sz w:val="24"/>
          <w:lang w:bidi="ar"/>
        </w:rPr>
        <w:t>。</w:t>
      </w:r>
      <w:commentRangeStart w:id="4"/>
      <w:r>
        <w:rPr>
          <w:rFonts w:ascii="SimSun" w:eastAsia="SimSun" w:hAnsi="SimSun" w:cs="SimSun"/>
          <w:kern w:val="0"/>
          <w:sz w:val="24"/>
          <w:lang w:bidi="ar"/>
        </w:rPr>
        <w:t>还有一个</w:t>
      </w:r>
      <w:r>
        <w:rPr>
          <w:rFonts w:ascii="SimSun" w:eastAsia="SimSun" w:hAnsi="SimSun" w:cs="SimSun" w:hint="eastAsia"/>
          <w:kern w:val="0"/>
          <w:sz w:val="24"/>
          <w:lang w:bidi="ar"/>
        </w:rPr>
        <w:t>槟城的</w:t>
      </w:r>
      <w:r>
        <w:rPr>
          <w:rFonts w:ascii="SimSun" w:eastAsia="SimSun" w:hAnsi="SimSun" w:cs="SimSun"/>
          <w:kern w:val="0"/>
          <w:sz w:val="24"/>
          <w:lang w:bidi="ar"/>
        </w:rPr>
        <w:t>小孩子</w:t>
      </w:r>
      <w:r>
        <w:rPr>
          <w:rFonts w:ascii="SimSun" w:eastAsia="SimSun" w:hAnsi="SimSun" w:cs="SimSun" w:hint="eastAsia"/>
          <w:kern w:val="0"/>
          <w:sz w:val="24"/>
          <w:lang w:bidi="ar"/>
        </w:rPr>
        <w:t>，由他爸爸妈妈特地载他来，他</w:t>
      </w:r>
      <w:r>
        <w:rPr>
          <w:rFonts w:ascii="SimSun" w:eastAsia="SimSun" w:hAnsi="SimSun" w:cs="SimSun"/>
          <w:kern w:val="0"/>
          <w:sz w:val="24"/>
          <w:lang w:bidi="ar"/>
        </w:rPr>
        <w:t>把</w:t>
      </w:r>
      <w:r>
        <w:rPr>
          <w:rFonts w:ascii="SimSun" w:eastAsia="SimSun" w:hAnsi="SimSun" w:cs="SimSun" w:hint="eastAsia"/>
          <w:kern w:val="0"/>
          <w:sz w:val="24"/>
          <w:lang w:bidi="ar"/>
        </w:rPr>
        <w:t>存钱罐</w:t>
      </w:r>
      <w:r>
        <w:rPr>
          <w:rFonts w:ascii="SimSun" w:eastAsia="SimSun" w:hAnsi="SimSun" w:cs="SimSun"/>
          <w:kern w:val="0"/>
          <w:sz w:val="24"/>
          <w:lang w:bidi="ar"/>
        </w:rPr>
        <w:t>都打破了，</w:t>
      </w:r>
      <w:r>
        <w:rPr>
          <w:rFonts w:ascii="SimSun" w:eastAsia="SimSun" w:hAnsi="SimSun" w:cs="SimSun" w:hint="eastAsia"/>
          <w:kern w:val="0"/>
          <w:sz w:val="24"/>
          <w:lang w:bidi="ar"/>
        </w:rPr>
        <w:t>里面的钱</w:t>
      </w:r>
      <w:r>
        <w:rPr>
          <w:rFonts w:ascii="SimSun" w:eastAsia="SimSun" w:hAnsi="SimSun" w:cs="SimSun"/>
          <w:kern w:val="0"/>
          <w:sz w:val="24"/>
          <w:lang w:bidi="ar"/>
        </w:rPr>
        <w:t>全部交给董总</w:t>
      </w:r>
      <w:r>
        <w:rPr>
          <w:rFonts w:ascii="SimSun" w:eastAsia="SimSun" w:hAnsi="SimSun" w:cs="SimSun" w:hint="eastAsia"/>
          <w:kern w:val="0"/>
          <w:sz w:val="24"/>
          <w:lang w:bidi="ar"/>
        </w:rPr>
        <w:t>去支持独中复兴运动。</w:t>
      </w:r>
      <w:commentRangeEnd w:id="4"/>
      <w:r>
        <w:rPr>
          <w:rStyle w:val="CommentReference"/>
          <w:rFonts w:ascii="SimSun" w:eastAsia="SimSun" w:hAnsi="SimSun" w:cs="SimSun"/>
          <w:color w:val="FF0000"/>
          <w:kern w:val="0"/>
          <w:sz w:val="24"/>
          <w:szCs w:val="24"/>
          <w:lang w:bidi="ar"/>
        </w:rPr>
        <w:commentReference w:id="4"/>
      </w:r>
      <w:r>
        <w:rPr>
          <w:rFonts w:ascii="SimSun" w:eastAsia="SimSun" w:hAnsi="SimSun" w:cs="SimSun" w:hint="eastAsia"/>
          <w:b/>
          <w:bCs/>
          <w:color w:val="2D53A0" w:themeColor="accent1" w:themeShade="BF"/>
          <w:kern w:val="0"/>
          <w:sz w:val="24"/>
          <w:lang w:bidi="ar"/>
        </w:rPr>
        <w:t>你知道5·13事件过后，那些华人就有一种压抑的心情和叛逆性，也突然间爆发出来了。（大家发现）原来这样，可以维护我们华人教育！</w:t>
      </w:r>
    </w:p>
    <w:p w14:paraId="05B6FDFE" w14:textId="1BC22DE5" w:rsidR="0035443B" w:rsidRDefault="00000000">
      <w:pPr>
        <w:widowControl/>
        <w:ind w:firstLineChars="200" w:firstLine="480"/>
        <w:jc w:val="left"/>
        <w:rPr>
          <w:rFonts w:ascii="SimSun" w:eastAsia="SimSun" w:hAnsi="SimSun" w:cs="SimSun" w:hint="eastAsia"/>
          <w:kern w:val="0"/>
          <w:sz w:val="24"/>
          <w:lang w:bidi="ar"/>
        </w:rPr>
      </w:pPr>
      <w:r>
        <w:rPr>
          <w:rFonts w:ascii="SimSun" w:eastAsia="SimSun" w:hAnsi="SimSun" w:cs="SimSun"/>
          <w:kern w:val="0"/>
          <w:sz w:val="24"/>
          <w:lang w:bidi="ar"/>
        </w:rPr>
        <w:t>而且是靠群众，群众也没有钱，所以变成接二连三那种义卖什么</w:t>
      </w:r>
      <w:r>
        <w:rPr>
          <w:rFonts w:ascii="SimSun" w:eastAsia="SimSun" w:hAnsi="SimSun" w:cs="SimSun" w:hint="eastAsia"/>
          <w:kern w:val="0"/>
          <w:sz w:val="24"/>
          <w:lang w:bidi="ar"/>
        </w:rPr>
        <w:t>的</w:t>
      </w:r>
      <w:r>
        <w:rPr>
          <w:rFonts w:ascii="SimSun" w:eastAsia="SimSun" w:hAnsi="SimSun" w:cs="SimSun"/>
          <w:kern w:val="0"/>
          <w:sz w:val="24"/>
          <w:lang w:bidi="ar"/>
        </w:rPr>
        <w:t>就</w:t>
      </w:r>
      <w:r>
        <w:rPr>
          <w:rFonts w:ascii="SimSun" w:eastAsia="SimSun" w:hAnsi="SimSun" w:cs="SimSun" w:hint="eastAsia"/>
          <w:kern w:val="0"/>
          <w:sz w:val="24"/>
          <w:lang w:bidi="ar"/>
        </w:rPr>
        <w:t>都</w:t>
      </w:r>
      <w:r>
        <w:rPr>
          <w:rFonts w:ascii="SimSun" w:eastAsia="SimSun" w:hAnsi="SimSun" w:cs="SimSun"/>
          <w:kern w:val="0"/>
          <w:sz w:val="24"/>
          <w:lang w:bidi="ar"/>
        </w:rPr>
        <w:t>出来了</w:t>
      </w:r>
      <w:r>
        <w:rPr>
          <w:rFonts w:ascii="SimSun" w:eastAsia="SimSun" w:hAnsi="SimSun" w:cs="SimSun" w:hint="eastAsia"/>
          <w:kern w:val="0"/>
          <w:sz w:val="24"/>
          <w:lang w:bidi="ar"/>
        </w:rPr>
        <w:t>。这叫作“</w:t>
      </w:r>
      <w:r>
        <w:rPr>
          <w:rFonts w:ascii="SimSun" w:eastAsia="SimSun" w:hAnsi="SimSun" w:cs="SimSun"/>
          <w:kern w:val="0"/>
          <w:sz w:val="24"/>
          <w:lang w:bidi="ar"/>
        </w:rPr>
        <w:t>无心插柳柳成荫</w:t>
      </w:r>
      <w:r>
        <w:rPr>
          <w:rFonts w:ascii="SimSun" w:eastAsia="SimSun" w:hAnsi="SimSun" w:cs="SimSun" w:hint="eastAsia"/>
          <w:kern w:val="0"/>
          <w:sz w:val="24"/>
          <w:lang w:bidi="ar"/>
        </w:rPr>
        <w:t>”</w:t>
      </w:r>
      <w:r>
        <w:rPr>
          <w:rFonts w:ascii="SimSun" w:eastAsia="SimSun" w:hAnsi="SimSun" w:cs="SimSun"/>
          <w:kern w:val="0"/>
          <w:sz w:val="24"/>
          <w:lang w:bidi="ar"/>
        </w:rPr>
        <w:t>，这样</w:t>
      </w:r>
      <w:r>
        <w:rPr>
          <w:rFonts w:ascii="SimSun" w:eastAsia="SimSun" w:hAnsi="SimSun" w:cs="SimSun" w:hint="eastAsia"/>
          <w:kern w:val="0"/>
          <w:sz w:val="24"/>
          <w:lang w:bidi="ar"/>
        </w:rPr>
        <w:t>就</w:t>
      </w:r>
      <w:r>
        <w:rPr>
          <w:rFonts w:ascii="SimSun" w:eastAsia="SimSun" w:hAnsi="SimSun" w:cs="SimSun"/>
          <w:kern w:val="0"/>
          <w:sz w:val="24"/>
          <w:lang w:bidi="ar"/>
        </w:rPr>
        <w:t>遍地开花了</w:t>
      </w:r>
      <w:r>
        <w:rPr>
          <w:rFonts w:ascii="SimSun" w:eastAsia="SimSun" w:hAnsi="SimSun" w:cs="SimSun" w:hint="eastAsia"/>
          <w:kern w:val="0"/>
          <w:sz w:val="24"/>
          <w:lang w:bidi="ar"/>
        </w:rPr>
        <w:t>，</w:t>
      </w:r>
      <w:r>
        <w:rPr>
          <w:rFonts w:ascii="SimSun" w:eastAsia="SimSun" w:hAnsi="SimSun" w:cs="SimSun"/>
          <w:kern w:val="0"/>
          <w:sz w:val="24"/>
          <w:lang w:bidi="ar"/>
        </w:rPr>
        <w:t>100万一下就来了。那些钱真的</w:t>
      </w:r>
      <w:r>
        <w:rPr>
          <w:rFonts w:ascii="SimSun" w:eastAsia="SimSun" w:hAnsi="SimSun" w:cs="SimSun" w:hint="eastAsia"/>
          <w:kern w:val="0"/>
          <w:sz w:val="24"/>
          <w:lang w:bidi="ar"/>
        </w:rPr>
        <w:t>是</w:t>
      </w:r>
      <w:r>
        <w:rPr>
          <w:rFonts w:ascii="SimSun" w:eastAsia="SimSun" w:hAnsi="SimSun" w:cs="SimSun"/>
          <w:kern w:val="0"/>
          <w:sz w:val="24"/>
          <w:lang w:bidi="ar"/>
        </w:rPr>
        <w:t>一分钱一分钱捐出来的。你看以前的报道就知道了</w:t>
      </w:r>
      <w:r>
        <w:rPr>
          <w:rFonts w:ascii="SimSun" w:eastAsia="SimSun" w:hAnsi="SimSun" w:cs="SimSun" w:hint="eastAsia"/>
          <w:kern w:val="0"/>
          <w:sz w:val="24"/>
          <w:lang w:bidi="ar"/>
        </w:rPr>
        <w:t>。</w:t>
      </w:r>
      <w:r>
        <w:rPr>
          <w:rFonts w:ascii="SimSun" w:eastAsia="SimSun" w:hAnsi="SimSun" w:cs="SimSun"/>
          <w:kern w:val="0"/>
          <w:sz w:val="24"/>
          <w:lang w:bidi="ar"/>
        </w:rPr>
        <w:t>因为银行不接受太多的散钱，所以胡万铎先生就把那</w:t>
      </w:r>
      <w:r>
        <w:rPr>
          <w:rFonts w:ascii="SimSun" w:eastAsia="SimSun" w:hAnsi="SimSun" w:cs="SimSun" w:hint="eastAsia"/>
          <w:kern w:val="0"/>
          <w:sz w:val="24"/>
          <w:lang w:bidi="ar"/>
        </w:rPr>
        <w:t>些</w:t>
      </w:r>
      <w:r>
        <w:rPr>
          <w:rFonts w:ascii="SimSun" w:eastAsia="SimSun" w:hAnsi="SimSun" w:cs="SimSun"/>
          <w:kern w:val="0"/>
          <w:sz w:val="24"/>
          <w:lang w:bidi="ar"/>
        </w:rPr>
        <w:t>钱</w:t>
      </w:r>
      <w:r>
        <w:rPr>
          <w:rFonts w:ascii="SimSun" w:eastAsia="SimSun" w:hAnsi="SimSun" w:cs="SimSun" w:hint="eastAsia"/>
          <w:kern w:val="0"/>
          <w:sz w:val="24"/>
          <w:lang w:bidi="ar"/>
        </w:rPr>
        <w:t>让张秘书</w:t>
      </w:r>
      <w:r>
        <w:rPr>
          <w:rFonts w:ascii="SimSun" w:eastAsia="SimSun" w:hAnsi="SimSun" w:cs="SimSun"/>
          <w:kern w:val="0"/>
          <w:sz w:val="24"/>
          <w:lang w:bidi="ar"/>
        </w:rPr>
        <w:t>收起来，来开支票放去银行那边去了。</w:t>
      </w:r>
      <w:r>
        <w:rPr>
          <w:rFonts w:ascii="SimSun" w:eastAsia="SimSun" w:hAnsi="SimSun" w:cs="SimSun" w:hint="eastAsia"/>
          <w:kern w:val="0"/>
          <w:sz w:val="24"/>
          <w:lang w:bidi="ar"/>
        </w:rPr>
        <w:t>全都是100年前的硬币。</w:t>
      </w:r>
    </w:p>
    <w:p w14:paraId="396033E7" w14:textId="0386DF45" w:rsidR="0035443B" w:rsidRPr="0035443B" w:rsidRDefault="00000000">
      <w:pPr>
        <w:widowControl/>
        <w:ind w:firstLineChars="200" w:firstLine="480"/>
        <w:jc w:val="left"/>
        <w:rPr>
          <w:rFonts w:ascii="SimSun" w:eastAsia="SimSun" w:hAnsi="SimSun" w:cs="SimSun" w:hint="eastAsia"/>
          <w:i/>
          <w:iCs/>
          <w:kern w:val="0"/>
          <w:sz w:val="24"/>
          <w:u w:val="single"/>
          <w:lang w:bidi="ar"/>
        </w:rPr>
      </w:pPr>
      <w:r>
        <w:rPr>
          <w:rFonts w:ascii="SimSun" w:eastAsia="SimSun" w:hAnsi="SimSun" w:cs="SimSun" w:hint="eastAsia"/>
          <w:i/>
          <w:iCs/>
          <w:kern w:val="0"/>
          <w:sz w:val="24"/>
          <w:u w:val="single"/>
          <w:lang w:bidi="ar"/>
        </w:rPr>
        <w:t xml:space="preserve">言行至此，我们的采访同学——同为独中学子的马来西亚在华留学生Goh </w:t>
      </w:r>
      <w:proofErr w:type="spellStart"/>
      <w:r>
        <w:rPr>
          <w:rFonts w:ascii="SimSun" w:eastAsia="SimSun" w:hAnsi="SimSun" w:cs="SimSun" w:hint="eastAsia"/>
          <w:i/>
          <w:iCs/>
          <w:kern w:val="0"/>
          <w:sz w:val="24"/>
          <w:u w:val="single"/>
          <w:lang w:bidi="ar"/>
        </w:rPr>
        <w:t>yingying</w:t>
      </w:r>
      <w:proofErr w:type="spellEnd"/>
      <w:r>
        <w:rPr>
          <w:rFonts w:ascii="SimSun" w:eastAsia="SimSun" w:hAnsi="SimSun" w:cs="SimSun" w:hint="eastAsia"/>
          <w:i/>
          <w:iCs/>
          <w:kern w:val="0"/>
          <w:sz w:val="24"/>
          <w:u w:val="single"/>
          <w:lang w:bidi="ar"/>
        </w:rPr>
        <w:t>流下了泪水，张秘书等人眼眶也不禁湿润了。历史的前辈面对后人因他们功绩而动容流下的眼泪时，报以开怀的笑容：““你怎么听了之后还哭了，哈哈哈……” 而我们都知道那笑容中亦有不可言说痛苦与悲伤，擦干泪过</w:t>
      </w:r>
      <w:r>
        <w:rPr>
          <w:rFonts w:ascii="SimSun" w:eastAsia="SimSun" w:hAnsi="SimSun" w:cs="SimSun" w:hint="eastAsia"/>
          <w:i/>
          <w:iCs/>
          <w:kern w:val="0"/>
          <w:sz w:val="24"/>
          <w:u w:val="single"/>
          <w:lang w:bidi="ar"/>
        </w:rPr>
        <w:lastRenderedPageBreak/>
        <w:t>后，这些欢笑与痛苦，都在时间的车轮中消散……</w:t>
      </w:r>
      <w:r w:rsidR="0035443B">
        <w:rPr>
          <w:rFonts w:ascii="SimSun" w:eastAsia="SimSun" w:hAnsi="SimSun" w:cs="SimSun" w:hint="eastAsia"/>
          <w:noProof/>
          <w:kern w:val="0"/>
          <w:sz w:val="24"/>
          <w:lang w:bidi="ar"/>
        </w:rPr>
        <w:drawing>
          <wp:inline distT="0" distB="0" distL="0" distR="0" wp14:anchorId="24E279EE" wp14:editId="18B263C8">
            <wp:extent cx="5274310" cy="4472305"/>
            <wp:effectExtent l="0" t="0" r="0" b="0"/>
            <wp:docPr id="974356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56312" name="Picture 9743563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4472305"/>
                    </a:xfrm>
                    <a:prstGeom prst="rect">
                      <a:avLst/>
                    </a:prstGeom>
                  </pic:spPr>
                </pic:pic>
              </a:graphicData>
            </a:graphic>
          </wp:inline>
        </w:drawing>
      </w:r>
    </w:p>
    <w:p w14:paraId="3F0CDDC6" w14:textId="77777777" w:rsidR="003A3CE8" w:rsidRDefault="00000000">
      <w:pPr>
        <w:widowControl/>
        <w:numPr>
          <w:ilvl w:val="0"/>
          <w:numId w:val="1"/>
        </w:numPr>
        <w:jc w:val="left"/>
        <w:rPr>
          <w:rFonts w:ascii="SimSun" w:eastAsia="SimSun" w:hAnsi="SimSun" w:cs="SimSun"/>
          <w:b/>
          <w:bCs/>
          <w:kern w:val="0"/>
          <w:sz w:val="32"/>
          <w:szCs w:val="32"/>
          <w:lang w:bidi="ar"/>
        </w:rPr>
      </w:pPr>
      <w:r>
        <w:rPr>
          <w:rFonts w:ascii="SimSun" w:eastAsia="SimSun" w:hAnsi="SimSun" w:cs="SimSun" w:hint="eastAsia"/>
          <w:b/>
          <w:bCs/>
          <w:kern w:val="0"/>
          <w:sz w:val="32"/>
          <w:szCs w:val="32"/>
          <w:lang w:bidi="ar"/>
        </w:rPr>
        <w:t>蹈水火，百折不挠：化重重阻力为勇毅</w:t>
      </w:r>
    </w:p>
    <w:p w14:paraId="4FFEBBD7"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kern w:val="0"/>
          <w:sz w:val="24"/>
          <w:lang w:bidi="ar"/>
        </w:rPr>
        <w:t>霹雳州九间独中复兴运动推进过程中，遭到华籍政党抹黑</w:t>
      </w:r>
      <w:r>
        <w:rPr>
          <w:rFonts w:ascii="SimSun" w:eastAsia="SimSun" w:hAnsi="SimSun" w:cs="SimSun" w:hint="eastAsia"/>
          <w:kern w:val="0"/>
          <w:sz w:val="24"/>
          <w:lang w:bidi="ar"/>
        </w:rPr>
        <w:t>，说我</w:t>
      </w:r>
      <w:r>
        <w:rPr>
          <w:rFonts w:ascii="SimSun" w:eastAsia="SimSun" w:hAnsi="SimSun" w:cs="SimSun"/>
          <w:kern w:val="0"/>
          <w:sz w:val="24"/>
          <w:lang w:bidi="ar"/>
        </w:rPr>
        <w:t>们以不透明的方式</w:t>
      </w:r>
      <w:r>
        <w:rPr>
          <w:rFonts w:ascii="SimSun" w:eastAsia="SimSun" w:hAnsi="SimSun" w:cs="SimSun" w:hint="eastAsia"/>
          <w:kern w:val="0"/>
          <w:sz w:val="24"/>
          <w:lang w:bidi="ar"/>
        </w:rPr>
        <w:t>（去筹款），</w:t>
      </w:r>
      <w:r>
        <w:rPr>
          <w:rFonts w:ascii="SimSun" w:eastAsia="SimSun" w:hAnsi="SimSun" w:cs="SimSun"/>
          <w:kern w:val="0"/>
          <w:sz w:val="24"/>
          <w:lang w:bidi="ar"/>
        </w:rPr>
        <w:t>指责独中复兴运动筹款不透明，称民众不清楚捐款的用途，捐款金额也没有注明，借此质疑筹款工作。</w:t>
      </w:r>
    </w:p>
    <w:p w14:paraId="547F7A2A"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kern w:val="0"/>
          <w:sz w:val="24"/>
          <w:lang w:bidi="ar"/>
        </w:rPr>
        <w:t>事实上，九间独中复兴运动的每一期筹款明细，都会完整张贴在大会堂布告处公开公示，捐款金额与用途都写得十分清楚，全程公开透明。即便筹款工作全程公开，相关的质疑声音仍未停止。彼时</w:t>
      </w:r>
      <w:r>
        <w:rPr>
          <w:rFonts w:ascii="SimSun" w:eastAsia="SimSun" w:hAnsi="SimSun" w:cs="SimSun" w:hint="eastAsia"/>
          <w:b/>
          <w:bCs/>
          <w:color w:val="2D53A0" w:themeColor="accent1" w:themeShade="BF"/>
          <w:kern w:val="0"/>
          <w:sz w:val="24"/>
          <w:lang w:bidi="ar"/>
        </w:rPr>
        <w:t>九洞耕农协会</w:t>
      </w:r>
      <w:r>
        <w:rPr>
          <w:rFonts w:ascii="SimSun" w:eastAsia="SimSun" w:hAnsi="SimSun" w:cs="SimSun"/>
          <w:kern w:val="0"/>
          <w:sz w:val="24"/>
          <w:lang w:bidi="ar"/>
        </w:rPr>
        <w:t>的</w:t>
      </w:r>
      <w:r>
        <w:rPr>
          <w:rFonts w:ascii="SimSun" w:eastAsia="SimSun" w:hAnsi="SimSun" w:cs="SimSun" w:hint="eastAsia"/>
          <w:b/>
          <w:bCs/>
          <w:color w:val="2D53A0" w:themeColor="accent1" w:themeShade="BF"/>
          <w:kern w:val="0"/>
          <w:sz w:val="24"/>
          <w:lang w:bidi="ar"/>
        </w:rPr>
        <w:t>张德常先生</w:t>
      </w:r>
      <w:r>
        <w:rPr>
          <w:rFonts w:ascii="SimSun" w:eastAsia="SimSun" w:hAnsi="SimSun" w:cs="SimSun"/>
          <w:kern w:val="0"/>
          <w:sz w:val="24"/>
          <w:lang w:bidi="ar"/>
        </w:rPr>
        <w:t>看到这些舆论后，主动站出来声援。</w:t>
      </w:r>
      <w:r>
        <w:rPr>
          <w:rFonts w:ascii="SimSun" w:eastAsia="SimSun" w:hAnsi="SimSun" w:cs="SimSun" w:hint="eastAsia"/>
          <w:kern w:val="0"/>
          <w:sz w:val="24"/>
          <w:lang w:bidi="ar"/>
        </w:rPr>
        <w:t>他</w:t>
      </w:r>
      <w:r>
        <w:rPr>
          <w:rFonts w:ascii="SimSun" w:eastAsia="SimSun" w:hAnsi="SimSun" w:cs="SimSun"/>
          <w:kern w:val="0"/>
          <w:sz w:val="24"/>
          <w:lang w:bidi="ar"/>
        </w:rPr>
        <w:t>号召当地农民、菜农等人，以实际行动监督、支持独中复兴运动，公开表示信任独中。</w:t>
      </w:r>
    </w:p>
    <w:p w14:paraId="17D4F88A"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kern w:val="0"/>
          <w:sz w:val="24"/>
          <w:lang w:bidi="ar"/>
        </w:rPr>
        <w:t>当时张德</w:t>
      </w:r>
      <w:r>
        <w:rPr>
          <w:rFonts w:ascii="SimSun" w:eastAsia="SimSun" w:hAnsi="SimSun" w:cs="SimSun" w:hint="eastAsia"/>
          <w:kern w:val="0"/>
          <w:sz w:val="24"/>
          <w:lang w:bidi="ar"/>
        </w:rPr>
        <w:t>常</w:t>
      </w:r>
      <w:r>
        <w:rPr>
          <w:rFonts w:ascii="SimSun" w:eastAsia="SimSun" w:hAnsi="SimSun" w:cs="SimSun"/>
          <w:kern w:val="0"/>
          <w:sz w:val="24"/>
          <w:lang w:bidi="ar"/>
        </w:rPr>
        <w:t>先生捐出了一笔款项，金额一千多元，在当时属于很大的数目。这笔捐款专门公开报账，交由独中复兴运动筹款工委会处理，工委会也对外说明筹款账目清晰、用途明确，</w:t>
      </w:r>
      <w:r>
        <w:rPr>
          <w:rFonts w:ascii="SimSun" w:eastAsia="SimSun" w:hAnsi="SimSun" w:cs="SimSun" w:hint="eastAsia"/>
          <w:kern w:val="0"/>
          <w:sz w:val="24"/>
          <w:lang w:bidi="ar"/>
        </w:rPr>
        <w:t>压制</w:t>
      </w:r>
      <w:r>
        <w:rPr>
          <w:rFonts w:ascii="SimSun" w:eastAsia="SimSun" w:hAnsi="SimSun" w:cs="SimSun"/>
          <w:kern w:val="0"/>
          <w:sz w:val="24"/>
          <w:lang w:bidi="ar"/>
        </w:rPr>
        <w:t>了不实的舆论争议。类似这样的故事还有很多。</w:t>
      </w:r>
    </w:p>
    <w:p w14:paraId="0D3C4B2E"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除了基层的一些反对声音，当时的政府也请这几位独中复兴运动的关键人物去云顶咖啡厅“喝茶”，他们说：“我很尊重你们，你们几个领袖会把握教育（的力量）。如果你们一两个三四个有钱的人捐钱，我们不管。但现在是社会的每一个人捐起来的百万，我们担心这是一种‘群众社会力量’。”</w:t>
      </w:r>
    </w:p>
    <w:p w14:paraId="69BD5811" w14:textId="77777777" w:rsidR="003A3CE8" w:rsidRDefault="003A3CE8">
      <w:pPr>
        <w:widowControl/>
        <w:ind w:firstLineChars="200" w:firstLine="480"/>
        <w:jc w:val="left"/>
        <w:rPr>
          <w:rFonts w:ascii="SimSun" w:eastAsia="SimSun" w:hAnsi="SimSun" w:cs="SimSun"/>
          <w:kern w:val="0"/>
          <w:sz w:val="24"/>
          <w:lang w:bidi="ar"/>
        </w:rPr>
      </w:pPr>
    </w:p>
    <w:p w14:paraId="1945C96D"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lastRenderedPageBreak/>
        <w:t>在那个政治环境很紧张的年代，华教能不能办、敢不敢办，大家心里都没底。胡万铎先生问过很多权威律师、大法官，他们说：</w:t>
      </w:r>
    </w:p>
    <w:p w14:paraId="23602FE5"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马来西亚宪法第 152 (1)(a) 条写明：任何人不得被禁止使用、教授或学习任何语言（官方用途除外）。</w:t>
      </w:r>
    </w:p>
    <w:p w14:paraId="025BF3F2"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第 152 (1)(b) 条进一步规定：政府有权维护和扶持国内各民族语言的使用与学习。</w:t>
      </w:r>
    </w:p>
    <w:p w14:paraId="14342749"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简单讲，每个公民都有权办母语教育，每个民族都有权接受自己母语的教育。</w:t>
      </w:r>
    </w:p>
    <w:p w14:paraId="374A031E"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同时，《联合国宪章》也明确把接受母语教育列为基本人权，强调人人享有平等权利和基本自由，不因语言、种族而受歧视。</w:t>
      </w:r>
    </w:p>
    <w:p w14:paraId="18F47E89"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所以胡万铎先生他们就放心去做了。</w:t>
      </w:r>
    </w:p>
    <w:p w14:paraId="7B994E96" w14:textId="77777777" w:rsidR="003A3CE8" w:rsidRDefault="00000000">
      <w:pPr>
        <w:widowControl/>
        <w:ind w:firstLineChars="200" w:firstLine="480"/>
        <w:jc w:val="left"/>
        <w:rPr>
          <w:rFonts w:ascii="SimSun" w:eastAsia="SimSun" w:hAnsi="SimSun" w:cs="SimSun"/>
          <w:color w:val="4874CB" w:themeColor="accent1"/>
          <w:kern w:val="0"/>
          <w:sz w:val="24"/>
          <w:lang w:bidi="ar"/>
        </w:rPr>
      </w:pPr>
      <w:r>
        <w:rPr>
          <w:rFonts w:ascii="SimSun" w:eastAsia="SimSun" w:hAnsi="SimSun" w:cs="SimSun" w:hint="eastAsia"/>
          <w:color w:val="4874CB" w:themeColor="accent1"/>
          <w:kern w:val="0"/>
          <w:sz w:val="24"/>
          <w:lang w:bidi="ar"/>
        </w:rPr>
        <w:t>【资料补充】相关文件照片</w:t>
      </w:r>
    </w:p>
    <w:p w14:paraId="36C85FDA" w14:textId="77777777" w:rsidR="003A3CE8" w:rsidRDefault="003A3CE8">
      <w:pPr>
        <w:widowControl/>
        <w:ind w:firstLineChars="200" w:firstLine="480"/>
        <w:jc w:val="left"/>
        <w:rPr>
          <w:rFonts w:ascii="SimSun" w:eastAsia="SimSun" w:hAnsi="SimSun" w:cs="SimSun"/>
          <w:color w:val="4874CB" w:themeColor="accent1"/>
          <w:kern w:val="0"/>
          <w:sz w:val="24"/>
          <w:lang w:bidi="ar"/>
        </w:rPr>
      </w:pPr>
    </w:p>
    <w:p w14:paraId="28225F40" w14:textId="77777777" w:rsidR="003A3CE8" w:rsidRDefault="00000000">
      <w:pPr>
        <w:widowControl/>
        <w:ind w:firstLineChars="200" w:firstLine="480"/>
        <w:jc w:val="left"/>
      </w:pPr>
      <w:r>
        <w:rPr>
          <w:rFonts w:ascii="SimSun" w:eastAsia="SimSun" w:hAnsi="SimSun" w:cs="SimSun"/>
          <w:kern w:val="0"/>
          <w:sz w:val="24"/>
          <w:lang w:bidi="ar"/>
        </w:rPr>
        <w:t>独中复习运动的过程之中，一开始</w:t>
      </w:r>
      <w:r>
        <w:rPr>
          <w:rFonts w:ascii="SimSun" w:eastAsia="SimSun" w:hAnsi="SimSun" w:cs="SimSun" w:hint="eastAsia"/>
          <w:kern w:val="0"/>
          <w:sz w:val="24"/>
          <w:lang w:bidi="ar"/>
        </w:rPr>
        <w:t>我</w:t>
      </w:r>
      <w:r>
        <w:rPr>
          <w:rFonts w:ascii="SimSun" w:eastAsia="SimSun" w:hAnsi="SimSun" w:cs="SimSun"/>
          <w:kern w:val="0"/>
          <w:sz w:val="24"/>
          <w:lang w:bidi="ar"/>
        </w:rPr>
        <w:t>们会组织左派力量，</w:t>
      </w:r>
      <w:r>
        <w:rPr>
          <w:rFonts w:ascii="SimSun" w:eastAsia="SimSun" w:hAnsi="SimSun" w:cs="SimSun" w:hint="eastAsia"/>
          <w:kern w:val="0"/>
          <w:sz w:val="24"/>
          <w:lang w:bidi="ar"/>
        </w:rPr>
        <w:t>我</w:t>
      </w:r>
      <w:r>
        <w:rPr>
          <w:rFonts w:ascii="SimSun" w:eastAsia="SimSun" w:hAnsi="SimSun" w:cs="SimSun"/>
          <w:kern w:val="0"/>
          <w:sz w:val="24"/>
          <w:lang w:bidi="ar"/>
        </w:rPr>
        <w:t>们分散到每个地方去。第二点就是报纸的力量，媒体包括整个中文报纸全面负责人的报道，全部细节报道，影响到整个华人社会每一个角落里面去。</w:t>
      </w:r>
    </w:p>
    <w:p w14:paraId="1961C523" w14:textId="77777777" w:rsidR="003A3CE8" w:rsidRDefault="00000000">
      <w:pPr>
        <w:widowControl/>
        <w:ind w:firstLineChars="200" w:firstLine="480"/>
        <w:jc w:val="left"/>
      </w:pPr>
      <w:r>
        <w:rPr>
          <w:rFonts w:ascii="SimSun" w:eastAsia="SimSun" w:hAnsi="SimSun" w:cs="SimSun"/>
          <w:kern w:val="0"/>
          <w:sz w:val="24"/>
          <w:lang w:bidi="ar"/>
        </w:rPr>
        <w:t>除此之外，南洋大学校友会的一群人，包括</w:t>
      </w:r>
      <w:r>
        <w:rPr>
          <w:rFonts w:ascii="SimSun" w:eastAsia="SimSun" w:hAnsi="SimSun" w:cs="SimSun" w:hint="eastAsia"/>
          <w:b/>
          <w:bCs/>
          <w:color w:val="4874CB" w:themeColor="accent1"/>
          <w:kern w:val="0"/>
          <w:sz w:val="24"/>
          <w:lang w:bidi="ar"/>
        </w:rPr>
        <w:t>陈生昌、颜清文</w:t>
      </w:r>
      <w:r>
        <w:rPr>
          <w:rFonts w:ascii="SimSun" w:eastAsia="SimSun" w:hAnsi="SimSun" w:cs="SimSun"/>
          <w:kern w:val="0"/>
          <w:sz w:val="24"/>
          <w:lang w:bidi="ar"/>
        </w:rPr>
        <w:t>，经常坐在一起讨论独中的出路，思考独中要怎么继续生存、怎么延续下去。大家都觉得，独中如果没有统一的考试，没有一套统一的考试制度，各地独中各自为政，是很难长久办下去的。</w:t>
      </w:r>
    </w:p>
    <w:p w14:paraId="32C5C672"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kern w:val="0"/>
          <w:sz w:val="24"/>
          <w:lang w:bidi="ar"/>
        </w:rPr>
        <w:t>所以当时是霹雳州这边率先发起，拟定了</w:t>
      </w:r>
      <w:r>
        <w:rPr>
          <w:rFonts w:ascii="SimSun" w:eastAsia="SimSun" w:hAnsi="SimSun" w:cs="SimSun"/>
          <w:b/>
          <w:bCs/>
          <w:color w:val="4874CB" w:themeColor="accent1"/>
          <w:kern w:val="0"/>
          <w:sz w:val="24"/>
          <w:lang w:bidi="ar"/>
        </w:rPr>
        <w:t>《独中统考建议书》</w:t>
      </w:r>
      <w:r>
        <w:rPr>
          <w:rFonts w:ascii="SimSun" w:eastAsia="SimSun" w:hAnsi="SimSun" w:cs="SimSun"/>
          <w:kern w:val="0"/>
          <w:sz w:val="24"/>
          <w:lang w:bidi="ar"/>
        </w:rPr>
        <w:t>，相关内容也写进了课程设计里面</w:t>
      </w:r>
      <w:r>
        <w:rPr>
          <w:rFonts w:ascii="SimSun" w:eastAsia="SimSun" w:hAnsi="SimSun" w:cs="SimSun" w:hint="eastAsia"/>
          <w:kern w:val="0"/>
          <w:sz w:val="24"/>
          <w:lang w:bidi="ar"/>
        </w:rPr>
        <w:t>也</w:t>
      </w:r>
      <w:r>
        <w:rPr>
          <w:rFonts w:ascii="SimSun" w:eastAsia="SimSun" w:hAnsi="SimSun" w:cs="SimSun"/>
          <w:kern w:val="0"/>
          <w:sz w:val="24"/>
          <w:lang w:bidi="ar"/>
        </w:rPr>
        <w:t>提交给董总。董总收集了各个州属的建议，最后大家达成共识，独中一定要有统一考试、统一课程，不能各自为政，只有团结起来，独中才能够继续生存。之后董总就成立了独中工委会，这个工委会最早是霹雳州发起的才扩展到全国，专门负责推动统一考试和统一课程的工作。相关筹备从1974年开始，一直做到1975年年尾，终于要举办第一次统考了。</w:t>
      </w:r>
    </w:p>
    <w:p w14:paraId="47511DA4" w14:textId="77777777" w:rsidR="003A3CE8" w:rsidRDefault="00000000">
      <w:pPr>
        <w:widowControl/>
        <w:ind w:firstLineChars="200" w:firstLine="480"/>
        <w:jc w:val="left"/>
      </w:pPr>
      <w:r>
        <w:rPr>
          <w:rFonts w:ascii="SimSun" w:eastAsia="SimSun" w:hAnsi="SimSun" w:cs="SimSun"/>
          <w:kern w:val="0"/>
          <w:sz w:val="24"/>
          <w:lang w:bidi="ar"/>
        </w:rPr>
        <w:t>但那时候办统考面对的压力非常大。当时的教育部长直接威胁</w:t>
      </w:r>
      <w:r>
        <w:rPr>
          <w:rFonts w:ascii="SimSun" w:eastAsia="SimSun" w:hAnsi="SimSun" w:cs="SimSun" w:hint="eastAsia"/>
          <w:b/>
          <w:bCs/>
          <w:color w:val="4874CB" w:themeColor="accent1"/>
          <w:kern w:val="0"/>
          <w:sz w:val="24"/>
          <w:lang w:bidi="ar"/>
        </w:rPr>
        <w:t>我（</w:t>
      </w:r>
      <w:r>
        <w:rPr>
          <w:rFonts w:ascii="SimSun" w:eastAsia="SimSun" w:hAnsi="SimSun" w:cs="SimSun"/>
          <w:b/>
          <w:bCs/>
          <w:color w:val="4874CB" w:themeColor="accent1"/>
          <w:kern w:val="0"/>
          <w:sz w:val="24"/>
          <w:lang w:bidi="ar"/>
        </w:rPr>
        <w:t>胡万铎</w:t>
      </w:r>
      <w:r>
        <w:rPr>
          <w:rFonts w:ascii="SimSun" w:eastAsia="SimSun" w:hAnsi="SimSun" w:cs="SimSun" w:hint="eastAsia"/>
          <w:b/>
          <w:bCs/>
          <w:color w:val="4874CB" w:themeColor="accent1"/>
          <w:kern w:val="0"/>
          <w:sz w:val="24"/>
          <w:lang w:bidi="ar"/>
        </w:rPr>
        <w:t>）</w:t>
      </w:r>
      <w:r>
        <w:rPr>
          <w:rFonts w:ascii="SimSun" w:eastAsia="SimSun" w:hAnsi="SimSun" w:cs="SimSun"/>
          <w:kern w:val="0"/>
          <w:sz w:val="24"/>
          <w:lang w:bidi="ar"/>
        </w:rPr>
        <w:t>、</w:t>
      </w:r>
      <w:r>
        <w:rPr>
          <w:rFonts w:ascii="SimSun" w:eastAsia="SimSun" w:hAnsi="SimSun" w:cs="SimSun" w:hint="eastAsia"/>
          <w:b/>
          <w:bCs/>
          <w:color w:val="4874CB" w:themeColor="accent1"/>
          <w:kern w:val="0"/>
          <w:sz w:val="24"/>
          <w:lang w:bidi="ar"/>
        </w:rPr>
        <w:t>林广生</w:t>
      </w:r>
      <w:r>
        <w:rPr>
          <w:rFonts w:ascii="SimSun" w:eastAsia="SimSun" w:hAnsi="SimSun" w:cs="SimSun"/>
          <w:kern w:val="0"/>
          <w:sz w:val="24"/>
          <w:lang w:bidi="ar"/>
        </w:rPr>
        <w:t>这些核心领袖，放话说如果执意要办统考，就会动用</w:t>
      </w:r>
      <w:r>
        <w:rPr>
          <w:rFonts w:ascii="SimSun" w:eastAsia="SimSun" w:hAnsi="SimSun" w:cs="SimSun" w:hint="eastAsia"/>
          <w:kern w:val="0"/>
          <w:sz w:val="24"/>
          <w:lang w:bidi="ar"/>
        </w:rPr>
        <w:t>《</w:t>
      </w:r>
      <w:r>
        <w:rPr>
          <w:rFonts w:ascii="SimSun" w:eastAsia="SimSun" w:hAnsi="SimSun" w:cs="SimSun"/>
          <w:kern w:val="0"/>
          <w:sz w:val="24"/>
          <w:lang w:bidi="ar"/>
        </w:rPr>
        <w:t>内部安全法令</w:t>
      </w:r>
      <w:r>
        <w:rPr>
          <w:rFonts w:ascii="SimSun" w:eastAsia="SimSun" w:hAnsi="SimSun" w:cs="SimSun" w:hint="eastAsia"/>
          <w:kern w:val="0"/>
          <w:sz w:val="24"/>
          <w:lang w:bidi="ar"/>
        </w:rPr>
        <w:t>》</w:t>
      </w:r>
      <w:r>
        <w:rPr>
          <w:rFonts w:ascii="SimSun" w:eastAsia="SimSun" w:hAnsi="SimSun" w:cs="SimSun"/>
          <w:kern w:val="0"/>
          <w:sz w:val="24"/>
          <w:lang w:bidi="ar"/>
        </w:rPr>
        <w:t>（ISS）来对付</w:t>
      </w:r>
      <w:r>
        <w:rPr>
          <w:rFonts w:ascii="SimSun" w:eastAsia="SimSun" w:hAnsi="SimSun" w:cs="SimSun" w:hint="eastAsia"/>
          <w:kern w:val="0"/>
          <w:sz w:val="24"/>
          <w:lang w:bidi="ar"/>
        </w:rPr>
        <w:t>我</w:t>
      </w:r>
      <w:r>
        <w:rPr>
          <w:rFonts w:ascii="SimSun" w:eastAsia="SimSun" w:hAnsi="SimSun" w:cs="SimSun"/>
          <w:kern w:val="0"/>
          <w:sz w:val="24"/>
          <w:lang w:bidi="ar"/>
        </w:rPr>
        <w:t>们。</w:t>
      </w:r>
    </w:p>
    <w:p w14:paraId="5D25DB59" w14:textId="77777777" w:rsidR="003A3CE8" w:rsidRDefault="00000000">
      <w:pPr>
        <w:widowControl/>
        <w:ind w:firstLineChars="200" w:firstLine="480"/>
        <w:jc w:val="left"/>
      </w:pPr>
      <w:r>
        <w:rPr>
          <w:rFonts w:ascii="SimSun" w:eastAsia="SimSun" w:hAnsi="SimSun" w:cs="SimSun"/>
          <w:kern w:val="0"/>
          <w:sz w:val="24"/>
          <w:lang w:bidi="ar"/>
        </w:rPr>
        <w:t>统考前夕，</w:t>
      </w:r>
      <w:r>
        <w:rPr>
          <w:rFonts w:ascii="SimSun" w:eastAsia="SimSun" w:hAnsi="SimSun" w:cs="SimSun" w:hint="eastAsia"/>
          <w:kern w:val="0"/>
          <w:sz w:val="24"/>
          <w:lang w:bidi="ar"/>
        </w:rPr>
        <w:t>我</w:t>
      </w:r>
      <w:r>
        <w:rPr>
          <w:rFonts w:ascii="SimSun" w:eastAsia="SimSun" w:hAnsi="SimSun" w:cs="SimSun"/>
          <w:kern w:val="0"/>
          <w:sz w:val="24"/>
          <w:lang w:bidi="ar"/>
        </w:rPr>
        <w:t>特地打电话和林广生沟通</w:t>
      </w:r>
      <w:r>
        <w:rPr>
          <w:rFonts w:ascii="SimSun" w:eastAsia="SimSun" w:hAnsi="SimSun" w:cs="SimSun" w:hint="eastAsia"/>
          <w:kern w:val="0"/>
          <w:sz w:val="24"/>
          <w:lang w:bidi="ar"/>
        </w:rPr>
        <w:t>，</w:t>
      </w:r>
      <w:r>
        <w:rPr>
          <w:rFonts w:ascii="SimSun" w:eastAsia="SimSun" w:hAnsi="SimSun" w:cs="SimSun"/>
          <w:kern w:val="0"/>
          <w:sz w:val="24"/>
          <w:lang w:bidi="ar"/>
        </w:rPr>
        <w:t>说</w:t>
      </w:r>
      <w:r>
        <w:rPr>
          <w:rFonts w:ascii="SimSun" w:eastAsia="SimSun" w:hAnsi="SimSun" w:cs="SimSun" w:hint="eastAsia"/>
          <w:kern w:val="0"/>
          <w:sz w:val="24"/>
          <w:lang w:bidi="ar"/>
        </w:rPr>
        <w:t>：“</w:t>
      </w:r>
      <w:r>
        <w:rPr>
          <w:rFonts w:ascii="SimSun" w:eastAsia="SimSun" w:hAnsi="SimSun" w:cs="SimSun"/>
          <w:kern w:val="0"/>
          <w:sz w:val="24"/>
          <w:lang w:bidi="ar"/>
        </w:rPr>
        <w:t>你坐镇吉隆坡，我坐镇怡保，我们守住两个大本营，如果你们要抓</w:t>
      </w:r>
      <w:r>
        <w:rPr>
          <w:rFonts w:ascii="SimSun" w:eastAsia="SimSun" w:hAnsi="SimSun" w:cs="SimSun" w:hint="eastAsia"/>
          <w:kern w:val="0"/>
          <w:sz w:val="24"/>
          <w:lang w:bidi="ar"/>
        </w:rPr>
        <w:t>，我们就</w:t>
      </w:r>
      <w:r>
        <w:rPr>
          <w:rFonts w:ascii="SimSun" w:eastAsia="SimSun" w:hAnsi="SimSun" w:cs="SimSun"/>
          <w:kern w:val="0"/>
          <w:sz w:val="24"/>
          <w:lang w:bidi="ar"/>
        </w:rPr>
        <w:t>一起进去</w:t>
      </w:r>
      <w:r>
        <w:rPr>
          <w:rFonts w:ascii="SimSun" w:eastAsia="SimSun" w:hAnsi="SimSun" w:cs="SimSun" w:hint="eastAsia"/>
          <w:kern w:val="0"/>
          <w:sz w:val="24"/>
          <w:lang w:bidi="ar"/>
        </w:rPr>
        <w:t>‘</w:t>
      </w:r>
      <w:r>
        <w:rPr>
          <w:rFonts w:ascii="SimSun" w:eastAsia="SimSun" w:hAnsi="SimSun" w:cs="SimSun"/>
          <w:kern w:val="0"/>
          <w:sz w:val="24"/>
          <w:lang w:bidi="ar"/>
        </w:rPr>
        <w:t>吃咖喱饭</w:t>
      </w:r>
      <w:r>
        <w:rPr>
          <w:rFonts w:ascii="SimSun" w:eastAsia="SimSun" w:hAnsi="SimSun" w:cs="SimSun" w:hint="eastAsia"/>
          <w:kern w:val="0"/>
          <w:sz w:val="24"/>
          <w:lang w:bidi="ar"/>
        </w:rPr>
        <w:t>’（坐牢）。”</w:t>
      </w:r>
      <w:r>
        <w:rPr>
          <w:rFonts w:ascii="SimSun" w:eastAsia="SimSun" w:hAnsi="SimSun" w:cs="SimSun"/>
          <w:kern w:val="0"/>
          <w:sz w:val="24"/>
          <w:lang w:bidi="ar"/>
        </w:rPr>
        <w:t>结果是真正开始进行</w:t>
      </w:r>
      <w:r>
        <w:rPr>
          <w:rFonts w:ascii="SimSun" w:eastAsia="SimSun" w:hAnsi="SimSun" w:cs="SimSun" w:hint="eastAsia"/>
          <w:kern w:val="0"/>
          <w:sz w:val="24"/>
          <w:lang w:bidi="ar"/>
        </w:rPr>
        <w:t>最后在1975年11月左右，第一届独中统考顺利开办，全程相安无事。这</w:t>
      </w:r>
      <w:r>
        <w:rPr>
          <w:rFonts w:ascii="SimSun" w:eastAsia="SimSun" w:hAnsi="SimSun" w:cs="SimSun"/>
          <w:kern w:val="0"/>
          <w:sz w:val="24"/>
          <w:lang w:bidi="ar"/>
        </w:rPr>
        <w:t>就是一种勇气。</w:t>
      </w:r>
    </w:p>
    <w:p w14:paraId="59E33AF5" w14:textId="77777777" w:rsidR="003A3CE8" w:rsidRDefault="003A3CE8">
      <w:pPr>
        <w:widowControl/>
        <w:ind w:firstLineChars="200" w:firstLine="480"/>
        <w:jc w:val="left"/>
        <w:rPr>
          <w:rFonts w:ascii="SimSun" w:eastAsia="SimSun" w:hAnsi="SimSun" w:cs="SimSun"/>
          <w:kern w:val="0"/>
          <w:sz w:val="24"/>
          <w:lang w:bidi="ar"/>
        </w:rPr>
      </w:pPr>
    </w:p>
    <w:p w14:paraId="228DA551"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1973年底，《华文独立中学建议书》正式发表，为独中复兴运动奠定了理论与行动纲领。1975年，第一届初中及高中统一考试（UEC，简称统考）正式举行，标志着独中统一评估体制的建立。套独立完整的马来西亚华文中等教育体系正式形成。</w:t>
      </w:r>
    </w:p>
    <w:p w14:paraId="1A0E23D7"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统考由董教总华文独立中学工委会的统一考试委员会组织，成员包括学术专家和资深教育工作者，考试内容与课程标准挂钩，致力于教育评量的专业化。</w:t>
      </w:r>
    </w:p>
    <w:p w14:paraId="261DB782"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统考文凭长期以来获得新加坡、台湾、中国大陆、香港、英美加等国家和地区的大学承认，在马来西亚亦成为私立大学认可的学术资格。一随着时代的</w:t>
      </w:r>
      <w:r>
        <w:rPr>
          <w:rFonts w:ascii="SimSun" w:eastAsia="SimSun" w:hAnsi="SimSun" w:cs="SimSun" w:hint="eastAsia"/>
          <w:i/>
          <w:iCs/>
          <w:kern w:val="0"/>
          <w:sz w:val="24"/>
          <w:u w:val="single"/>
          <w:lang w:bidi="ar"/>
        </w:rPr>
        <w:lastRenderedPageBreak/>
        <w:t>进步，统考也在不断改革，如修改考纲、引入更多样化的教育评量，确保其与时俱进。</w:t>
      </w:r>
    </w:p>
    <w:p w14:paraId="52FD69F8" w14:textId="77777777" w:rsidR="003A3CE8" w:rsidRDefault="003A3CE8">
      <w:pPr>
        <w:widowControl/>
        <w:ind w:firstLineChars="200" w:firstLine="480"/>
        <w:jc w:val="left"/>
        <w:rPr>
          <w:rFonts w:ascii="SimSun" w:eastAsia="SimSun" w:hAnsi="SimSun" w:cs="SimSun"/>
          <w:kern w:val="0"/>
          <w:sz w:val="24"/>
          <w:lang w:bidi="ar"/>
        </w:rPr>
      </w:pPr>
    </w:p>
    <w:p w14:paraId="3E93F10F" w14:textId="77777777" w:rsidR="003A3CE8" w:rsidRDefault="00000000">
      <w:pPr>
        <w:widowControl/>
        <w:numPr>
          <w:ilvl w:val="0"/>
          <w:numId w:val="1"/>
        </w:numPr>
        <w:jc w:val="left"/>
        <w:rPr>
          <w:rFonts w:ascii="SimSun" w:eastAsia="SimSun" w:hAnsi="SimSun" w:cs="SimSun"/>
          <w:b/>
          <w:bCs/>
          <w:kern w:val="0"/>
          <w:sz w:val="32"/>
          <w:szCs w:val="32"/>
          <w:lang w:bidi="ar"/>
        </w:rPr>
      </w:pPr>
      <w:r>
        <w:rPr>
          <w:rFonts w:ascii="SimSun" w:eastAsia="SimSun" w:hAnsi="SimSun" w:cs="SimSun" w:hint="eastAsia"/>
          <w:b/>
          <w:bCs/>
          <w:kern w:val="0"/>
          <w:sz w:val="32"/>
          <w:szCs w:val="32"/>
          <w:lang w:bidi="ar"/>
        </w:rPr>
        <w:t>居安危，生于忧患：“优秀”是独中人的名片，切莫“久安失斗志”</w:t>
      </w:r>
    </w:p>
    <w:p w14:paraId="22A9D6FA"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kern w:val="0"/>
          <w:sz w:val="24"/>
          <w:lang w:bidi="ar"/>
        </w:rPr>
        <w:t>其实在整个华文教育的发展过程之中，</w:t>
      </w:r>
      <w:r>
        <w:rPr>
          <w:rFonts w:ascii="SimSun" w:eastAsia="SimSun" w:hAnsi="SimSun" w:cs="SimSun" w:hint="eastAsia"/>
          <w:kern w:val="0"/>
          <w:sz w:val="24"/>
          <w:lang w:bidi="ar"/>
        </w:rPr>
        <w:t>一直存在</w:t>
      </w:r>
      <w:r>
        <w:rPr>
          <w:rFonts w:ascii="SimSun" w:eastAsia="SimSun" w:hAnsi="SimSun" w:cs="SimSun"/>
          <w:kern w:val="0"/>
          <w:sz w:val="24"/>
          <w:lang w:bidi="ar"/>
        </w:rPr>
        <w:t>着两个矛盾，两个矛盾，一个是内部矛盾，一个是外来压力。外来压力来的时候，我们的内部就团结起来。</w:t>
      </w:r>
    </w:p>
    <w:p w14:paraId="187C058B"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kern w:val="0"/>
          <w:sz w:val="24"/>
          <w:lang w:bidi="ar"/>
        </w:rPr>
        <w:t>在针对这一点方面，我们的独中怎样突破？怎样生存？第一点一定要自己</w:t>
      </w:r>
      <w:r>
        <w:rPr>
          <w:rFonts w:ascii="SimSun" w:eastAsia="SimSun" w:hAnsi="SimSun" w:cs="SimSun" w:hint="eastAsia"/>
          <w:kern w:val="0"/>
          <w:sz w:val="24"/>
          <w:lang w:bidi="ar"/>
        </w:rPr>
        <w:t>优秀。我们的</w:t>
      </w:r>
      <w:r>
        <w:rPr>
          <w:rFonts w:ascii="SimSun" w:eastAsia="SimSun" w:hAnsi="SimSun" w:cs="SimSun"/>
          <w:kern w:val="0"/>
          <w:sz w:val="24"/>
          <w:lang w:bidi="ar"/>
        </w:rPr>
        <w:t>课程设计要好，我们的成绩要好</w:t>
      </w:r>
      <w:r>
        <w:rPr>
          <w:rFonts w:ascii="SimSun" w:eastAsia="SimSun" w:hAnsi="SimSun" w:cs="SimSun" w:hint="eastAsia"/>
          <w:kern w:val="0"/>
          <w:sz w:val="24"/>
          <w:lang w:bidi="ar"/>
        </w:rPr>
        <w:t>。</w:t>
      </w:r>
      <w:r>
        <w:rPr>
          <w:rFonts w:ascii="SimSun" w:eastAsia="SimSun" w:hAnsi="SimSun" w:cs="SimSun"/>
          <w:kern w:val="0"/>
          <w:sz w:val="24"/>
          <w:lang w:bidi="ar"/>
        </w:rPr>
        <w:t>成绩要好的话，变成</w:t>
      </w:r>
      <w:r>
        <w:rPr>
          <w:rFonts w:ascii="SimSun" w:eastAsia="SimSun" w:hAnsi="SimSun" w:cs="SimSun" w:hint="eastAsia"/>
          <w:kern w:val="0"/>
          <w:sz w:val="24"/>
          <w:lang w:bidi="ar"/>
        </w:rPr>
        <w:t>其他</w:t>
      </w:r>
      <w:r>
        <w:rPr>
          <w:rFonts w:ascii="SimSun" w:eastAsia="SimSun" w:hAnsi="SimSun" w:cs="SimSun"/>
          <w:kern w:val="0"/>
          <w:sz w:val="24"/>
          <w:lang w:bidi="ar"/>
        </w:rPr>
        <w:t>学生看到</w:t>
      </w:r>
      <w:r>
        <w:rPr>
          <w:rFonts w:ascii="SimSun" w:eastAsia="SimSun" w:hAnsi="SimSun" w:cs="SimSun" w:hint="eastAsia"/>
          <w:kern w:val="0"/>
          <w:sz w:val="24"/>
          <w:lang w:bidi="ar"/>
        </w:rPr>
        <w:t>都会</w:t>
      </w:r>
      <w:r>
        <w:rPr>
          <w:rFonts w:ascii="SimSun" w:eastAsia="SimSun" w:hAnsi="SimSun" w:cs="SimSun"/>
          <w:kern w:val="0"/>
          <w:sz w:val="24"/>
          <w:lang w:bidi="ar"/>
        </w:rPr>
        <w:t>来</w:t>
      </w:r>
      <w:r>
        <w:rPr>
          <w:rFonts w:ascii="SimSun" w:eastAsia="SimSun" w:hAnsi="SimSun" w:cs="SimSun" w:hint="eastAsia"/>
          <w:kern w:val="0"/>
          <w:sz w:val="24"/>
          <w:lang w:bidi="ar"/>
        </w:rPr>
        <w:t>（上学）</w:t>
      </w:r>
      <w:r>
        <w:rPr>
          <w:rFonts w:ascii="SimSun" w:eastAsia="SimSun" w:hAnsi="SimSun" w:cs="SimSun"/>
          <w:kern w:val="0"/>
          <w:sz w:val="24"/>
          <w:lang w:bidi="ar"/>
        </w:rPr>
        <w:t>，全世界</w:t>
      </w:r>
      <w:r>
        <w:rPr>
          <w:rFonts w:ascii="SimSun" w:eastAsia="SimSun" w:hAnsi="SimSun" w:cs="SimSun" w:hint="eastAsia"/>
          <w:kern w:val="0"/>
          <w:sz w:val="24"/>
          <w:lang w:bidi="ar"/>
        </w:rPr>
        <w:t>才能接受我们独中的</w:t>
      </w:r>
      <w:r>
        <w:rPr>
          <w:rFonts w:ascii="SimSun" w:eastAsia="SimSun" w:hAnsi="SimSun" w:cs="SimSun"/>
          <w:kern w:val="0"/>
          <w:sz w:val="24"/>
          <w:lang w:bidi="ar"/>
        </w:rPr>
        <w:t>学生</w:t>
      </w:r>
      <w:r>
        <w:rPr>
          <w:rFonts w:ascii="SimSun" w:eastAsia="SimSun" w:hAnsi="SimSun" w:cs="SimSun" w:hint="eastAsia"/>
          <w:kern w:val="0"/>
          <w:sz w:val="24"/>
          <w:lang w:bidi="ar"/>
        </w:rPr>
        <w:t>。</w:t>
      </w:r>
      <w:r>
        <w:rPr>
          <w:rFonts w:ascii="SimSun" w:eastAsia="SimSun" w:hAnsi="SimSun" w:cs="SimSun"/>
          <w:kern w:val="0"/>
          <w:sz w:val="24"/>
          <w:lang w:bidi="ar"/>
        </w:rPr>
        <w:t>这样虽然</w:t>
      </w:r>
      <w:r>
        <w:rPr>
          <w:rFonts w:ascii="SimSun" w:eastAsia="SimSun" w:hAnsi="SimSun" w:cs="SimSun" w:hint="eastAsia"/>
          <w:kern w:val="0"/>
          <w:sz w:val="24"/>
          <w:lang w:bidi="ar"/>
        </w:rPr>
        <w:t>独立中学文凭</w:t>
      </w:r>
      <w:r>
        <w:rPr>
          <w:rFonts w:ascii="SimSun" w:eastAsia="SimSun" w:hAnsi="SimSun" w:cs="SimSun"/>
          <w:kern w:val="0"/>
          <w:sz w:val="24"/>
          <w:lang w:bidi="ar"/>
        </w:rPr>
        <w:t>不受</w:t>
      </w:r>
      <w:r>
        <w:rPr>
          <w:rFonts w:ascii="SimSun" w:eastAsia="SimSun" w:hAnsi="SimSun" w:cs="SimSun" w:hint="eastAsia"/>
          <w:kern w:val="0"/>
          <w:sz w:val="24"/>
          <w:lang w:bidi="ar"/>
        </w:rPr>
        <w:t>马来西亚</w:t>
      </w:r>
      <w:r>
        <w:rPr>
          <w:rFonts w:ascii="SimSun" w:eastAsia="SimSun" w:hAnsi="SimSun" w:cs="SimSun"/>
          <w:kern w:val="0"/>
          <w:sz w:val="24"/>
          <w:lang w:bidi="ar"/>
        </w:rPr>
        <w:t>政府承认，但是</w:t>
      </w:r>
      <w:r>
        <w:rPr>
          <w:rFonts w:ascii="SimSun" w:eastAsia="SimSun" w:hAnsi="SimSun" w:cs="SimSun" w:hint="eastAsia"/>
          <w:kern w:val="0"/>
          <w:sz w:val="24"/>
          <w:lang w:bidi="ar"/>
        </w:rPr>
        <w:t>本地的</w:t>
      </w:r>
      <w:r>
        <w:rPr>
          <w:rFonts w:ascii="SimSun" w:eastAsia="SimSun" w:hAnsi="SimSun" w:cs="SimSun"/>
          <w:kern w:val="0"/>
          <w:sz w:val="24"/>
          <w:lang w:bidi="ar"/>
        </w:rPr>
        <w:t>私人学校承认</w:t>
      </w:r>
      <w:r>
        <w:rPr>
          <w:rFonts w:ascii="SimSun" w:eastAsia="SimSun" w:hAnsi="SimSun" w:cs="SimSun" w:hint="eastAsia"/>
          <w:kern w:val="0"/>
          <w:sz w:val="24"/>
          <w:lang w:bidi="ar"/>
        </w:rPr>
        <w:t>、</w:t>
      </w:r>
      <w:r>
        <w:rPr>
          <w:rFonts w:ascii="SimSun" w:eastAsia="SimSun" w:hAnsi="SimSun" w:cs="SimSun"/>
          <w:kern w:val="0"/>
          <w:sz w:val="24"/>
          <w:lang w:bidi="ar"/>
        </w:rPr>
        <w:t>外国的学校</w:t>
      </w:r>
      <w:r>
        <w:rPr>
          <w:rFonts w:ascii="SimSun" w:eastAsia="SimSun" w:hAnsi="SimSun" w:cs="SimSun" w:hint="eastAsia"/>
          <w:kern w:val="0"/>
          <w:sz w:val="24"/>
          <w:lang w:bidi="ar"/>
        </w:rPr>
        <w:t>和</w:t>
      </w:r>
      <w:r>
        <w:rPr>
          <w:rFonts w:ascii="SimSun" w:eastAsia="SimSun" w:hAnsi="SimSun" w:cs="SimSun"/>
          <w:kern w:val="0"/>
          <w:sz w:val="24"/>
          <w:lang w:bidi="ar"/>
        </w:rPr>
        <w:t>大学都接受。</w:t>
      </w:r>
    </w:p>
    <w:p w14:paraId="3407437C"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独立中学</w:t>
      </w:r>
      <w:r>
        <w:rPr>
          <w:rFonts w:ascii="SimSun" w:eastAsia="SimSun" w:hAnsi="SimSun" w:cs="SimSun"/>
          <w:kern w:val="0"/>
          <w:sz w:val="24"/>
          <w:lang w:bidi="ar"/>
        </w:rPr>
        <w:t>要争取受政府承认，最重要是什么原因？因为受政府承认</w:t>
      </w:r>
      <w:r>
        <w:rPr>
          <w:rFonts w:ascii="SimSun" w:eastAsia="SimSun" w:hAnsi="SimSun" w:cs="SimSun" w:hint="eastAsia"/>
          <w:kern w:val="0"/>
          <w:sz w:val="24"/>
          <w:lang w:bidi="ar"/>
        </w:rPr>
        <w:t>，</w:t>
      </w:r>
      <w:r>
        <w:rPr>
          <w:rFonts w:ascii="SimSun" w:eastAsia="SimSun" w:hAnsi="SimSun" w:cs="SimSun"/>
          <w:kern w:val="0"/>
          <w:sz w:val="24"/>
          <w:lang w:bidi="ar"/>
        </w:rPr>
        <w:t>做公务员</w:t>
      </w:r>
      <w:r>
        <w:rPr>
          <w:rFonts w:ascii="SimSun" w:eastAsia="SimSun" w:hAnsi="SimSun" w:cs="SimSun" w:hint="eastAsia"/>
          <w:kern w:val="0"/>
          <w:sz w:val="24"/>
          <w:lang w:bidi="ar"/>
        </w:rPr>
        <w:t>一类的工作</w:t>
      </w:r>
      <w:r>
        <w:rPr>
          <w:rFonts w:ascii="SimSun" w:eastAsia="SimSun" w:hAnsi="SimSun" w:cs="SimSun"/>
          <w:kern w:val="0"/>
          <w:sz w:val="24"/>
          <w:lang w:bidi="ar"/>
        </w:rPr>
        <w:t>都会方便，但是公务员不是很多人会做了，主要是形式上的一种承认罢了。实际上</w:t>
      </w:r>
      <w:r>
        <w:rPr>
          <w:rFonts w:ascii="SimSun" w:eastAsia="SimSun" w:hAnsi="SimSun" w:cs="SimSun" w:hint="eastAsia"/>
          <w:kern w:val="0"/>
          <w:sz w:val="24"/>
          <w:lang w:bidi="ar"/>
        </w:rPr>
        <w:t>，</w:t>
      </w:r>
      <w:r>
        <w:rPr>
          <w:rFonts w:ascii="SimSun" w:eastAsia="SimSun" w:hAnsi="SimSun" w:cs="SimSun"/>
          <w:kern w:val="0"/>
          <w:sz w:val="24"/>
          <w:lang w:bidi="ar"/>
        </w:rPr>
        <w:t>现在独中</w:t>
      </w:r>
      <w:r>
        <w:rPr>
          <w:rFonts w:ascii="SimSun" w:eastAsia="SimSun" w:hAnsi="SimSun" w:cs="SimSun" w:hint="eastAsia"/>
          <w:kern w:val="0"/>
          <w:sz w:val="24"/>
          <w:lang w:bidi="ar"/>
        </w:rPr>
        <w:t>（在马来西亚）</w:t>
      </w:r>
      <w:r>
        <w:rPr>
          <w:rFonts w:ascii="SimSun" w:eastAsia="SimSun" w:hAnsi="SimSun" w:cs="SimSun"/>
          <w:kern w:val="0"/>
          <w:sz w:val="24"/>
          <w:lang w:bidi="ar"/>
        </w:rPr>
        <w:t>广受欢迎的</w:t>
      </w:r>
      <w:r>
        <w:rPr>
          <w:rFonts w:ascii="SimSun" w:eastAsia="SimSun" w:hAnsi="SimSun" w:cs="SimSun" w:hint="eastAsia"/>
          <w:kern w:val="0"/>
          <w:sz w:val="24"/>
          <w:lang w:bidi="ar"/>
        </w:rPr>
        <w:t>。</w:t>
      </w:r>
      <w:r>
        <w:rPr>
          <w:rFonts w:ascii="SimSun" w:eastAsia="SimSun" w:hAnsi="SimSun" w:cs="SimSun"/>
          <w:kern w:val="0"/>
          <w:sz w:val="24"/>
          <w:lang w:bidi="ar"/>
        </w:rPr>
        <w:t>很简单，</w:t>
      </w:r>
      <w:r>
        <w:rPr>
          <w:rFonts w:ascii="SimSun" w:eastAsia="SimSun" w:hAnsi="SimSun" w:cs="SimSun" w:hint="eastAsia"/>
          <w:kern w:val="0"/>
          <w:sz w:val="24"/>
          <w:lang w:bidi="ar"/>
        </w:rPr>
        <w:t>一个是</w:t>
      </w:r>
      <w:r>
        <w:rPr>
          <w:rFonts w:ascii="SimSun" w:eastAsia="SimSun" w:hAnsi="SimSun" w:cs="SimSun"/>
          <w:kern w:val="0"/>
          <w:sz w:val="24"/>
          <w:lang w:bidi="ar"/>
        </w:rPr>
        <w:t>中国的科技强，现在中国科技这么强，而且中国的教育要输出</w:t>
      </w:r>
      <w:r>
        <w:rPr>
          <w:rFonts w:ascii="SimSun" w:eastAsia="SimSun" w:hAnsi="SimSun" w:cs="SimSun" w:hint="eastAsia"/>
          <w:kern w:val="0"/>
          <w:sz w:val="24"/>
          <w:lang w:bidi="ar"/>
        </w:rPr>
        <w:t>。</w:t>
      </w:r>
      <w:r>
        <w:rPr>
          <w:rFonts w:ascii="SimSun" w:eastAsia="SimSun" w:hAnsi="SimSun" w:cs="SimSun"/>
          <w:kern w:val="0"/>
          <w:sz w:val="24"/>
          <w:lang w:bidi="ar"/>
        </w:rPr>
        <w:t>另外一点就是因为中国学费相对比较便宜，你跟</w:t>
      </w:r>
      <w:r>
        <w:rPr>
          <w:rFonts w:ascii="SimSun" w:eastAsia="SimSun" w:hAnsi="SimSun" w:cs="SimSun" w:hint="eastAsia"/>
          <w:kern w:val="0"/>
          <w:sz w:val="24"/>
          <w:lang w:bidi="ar"/>
        </w:rPr>
        <w:t>其他</w:t>
      </w:r>
      <w:r>
        <w:rPr>
          <w:rFonts w:ascii="SimSun" w:eastAsia="SimSun" w:hAnsi="SimSun" w:cs="SimSun"/>
          <w:kern w:val="0"/>
          <w:sz w:val="24"/>
          <w:lang w:bidi="ar"/>
        </w:rPr>
        <w:t>学校来比，跟外国学校来比较便宜</w:t>
      </w:r>
      <w:r>
        <w:rPr>
          <w:rFonts w:ascii="SimSun" w:eastAsia="SimSun" w:hAnsi="SimSun" w:cs="SimSun" w:hint="eastAsia"/>
          <w:kern w:val="0"/>
          <w:sz w:val="24"/>
          <w:lang w:bidi="ar"/>
        </w:rPr>
        <w:t>。</w:t>
      </w:r>
      <w:r>
        <w:rPr>
          <w:rFonts w:ascii="SimSun" w:eastAsia="SimSun" w:hAnsi="SimSun" w:cs="SimSun"/>
          <w:kern w:val="0"/>
          <w:sz w:val="24"/>
          <w:lang w:bidi="ar"/>
        </w:rPr>
        <w:t>所以</w:t>
      </w:r>
      <w:r>
        <w:rPr>
          <w:rFonts w:ascii="SimSun" w:eastAsia="SimSun" w:hAnsi="SimSun" w:cs="SimSun" w:hint="eastAsia"/>
          <w:kern w:val="0"/>
          <w:sz w:val="24"/>
          <w:lang w:bidi="ar"/>
        </w:rPr>
        <w:t>独中</w:t>
      </w:r>
      <w:r>
        <w:rPr>
          <w:rFonts w:ascii="SimSun" w:eastAsia="SimSun" w:hAnsi="SimSun" w:cs="SimSun"/>
          <w:kern w:val="0"/>
          <w:sz w:val="24"/>
          <w:lang w:bidi="ar"/>
        </w:rPr>
        <w:t>学生就多了一个选择</w:t>
      </w:r>
      <w:r>
        <w:rPr>
          <w:rFonts w:ascii="SimSun" w:eastAsia="SimSun" w:hAnsi="SimSun" w:cs="SimSun" w:hint="eastAsia"/>
          <w:kern w:val="0"/>
          <w:sz w:val="24"/>
          <w:lang w:bidi="ar"/>
        </w:rPr>
        <w:t>。还</w:t>
      </w:r>
      <w:r>
        <w:rPr>
          <w:rFonts w:ascii="SimSun" w:eastAsia="SimSun" w:hAnsi="SimSun" w:cs="SimSun"/>
          <w:kern w:val="0"/>
          <w:sz w:val="24"/>
          <w:lang w:bidi="ar"/>
        </w:rPr>
        <w:t>有个好处就是</w:t>
      </w:r>
      <w:r>
        <w:rPr>
          <w:rFonts w:ascii="SimSun" w:eastAsia="SimSun" w:hAnsi="SimSun" w:cs="SimSun" w:hint="eastAsia"/>
          <w:kern w:val="0"/>
          <w:sz w:val="24"/>
          <w:lang w:bidi="ar"/>
        </w:rPr>
        <w:t>，</w:t>
      </w:r>
      <w:r>
        <w:rPr>
          <w:rFonts w:ascii="SimSun" w:eastAsia="SimSun" w:hAnsi="SimSun" w:cs="SimSun"/>
          <w:kern w:val="0"/>
          <w:sz w:val="24"/>
          <w:lang w:bidi="ar"/>
        </w:rPr>
        <w:t>通过</w:t>
      </w:r>
      <w:r>
        <w:rPr>
          <w:rFonts w:ascii="SimSun" w:eastAsia="SimSun" w:hAnsi="SimSun" w:cs="SimSun" w:hint="eastAsia"/>
          <w:b/>
          <w:bCs/>
          <w:color w:val="4874CB" w:themeColor="accent1"/>
          <w:kern w:val="0"/>
          <w:sz w:val="24"/>
          <w:lang w:bidi="ar"/>
        </w:rPr>
        <w:t>“一带一路”（需补全）</w:t>
      </w:r>
      <w:r>
        <w:rPr>
          <w:rFonts w:ascii="SimSun" w:eastAsia="SimSun" w:hAnsi="SimSun" w:cs="SimSun"/>
          <w:kern w:val="0"/>
          <w:sz w:val="24"/>
          <w:lang w:bidi="ar"/>
        </w:rPr>
        <w:t>，在中国念书的时候，</w:t>
      </w:r>
      <w:r>
        <w:rPr>
          <w:rFonts w:ascii="SimSun" w:eastAsia="SimSun" w:hAnsi="SimSun" w:cs="SimSun" w:hint="eastAsia"/>
          <w:kern w:val="0"/>
          <w:sz w:val="24"/>
          <w:lang w:bidi="ar"/>
        </w:rPr>
        <w:t>学生</w:t>
      </w:r>
      <w:r>
        <w:rPr>
          <w:rFonts w:ascii="SimSun" w:eastAsia="SimSun" w:hAnsi="SimSun" w:cs="SimSun"/>
          <w:kern w:val="0"/>
          <w:sz w:val="24"/>
          <w:lang w:bidi="ar"/>
        </w:rPr>
        <w:t>可以去全世界</w:t>
      </w:r>
      <w:r>
        <w:rPr>
          <w:rFonts w:ascii="SimSun" w:eastAsia="SimSun" w:hAnsi="SimSun" w:cs="SimSun" w:hint="eastAsia"/>
          <w:kern w:val="0"/>
          <w:sz w:val="24"/>
          <w:lang w:bidi="ar"/>
        </w:rPr>
        <w:t>“一带一路”共建国家</w:t>
      </w:r>
      <w:r>
        <w:rPr>
          <w:rFonts w:ascii="SimSun" w:eastAsia="SimSun" w:hAnsi="SimSun" w:cs="SimSun"/>
          <w:kern w:val="0"/>
          <w:sz w:val="24"/>
          <w:lang w:bidi="ar"/>
        </w:rPr>
        <w:t>做工</w:t>
      </w:r>
      <w:r>
        <w:rPr>
          <w:rFonts w:ascii="SimSun" w:eastAsia="SimSun" w:hAnsi="SimSun" w:cs="SimSun" w:hint="eastAsia"/>
          <w:kern w:val="0"/>
          <w:sz w:val="24"/>
          <w:lang w:bidi="ar"/>
        </w:rPr>
        <w:t>。</w:t>
      </w:r>
    </w:p>
    <w:p w14:paraId="75024180" w14:textId="77777777" w:rsidR="003A3CE8" w:rsidRDefault="003A3CE8">
      <w:pPr>
        <w:widowControl/>
        <w:ind w:firstLineChars="200" w:firstLine="480"/>
        <w:jc w:val="left"/>
        <w:rPr>
          <w:rFonts w:ascii="SimSun" w:eastAsia="SimSun" w:hAnsi="SimSun" w:cs="SimSun"/>
          <w:kern w:val="0"/>
          <w:sz w:val="24"/>
          <w:lang w:bidi="ar"/>
        </w:rPr>
      </w:pPr>
    </w:p>
    <w:p w14:paraId="3A85B69B"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时至今日，我们回头探讨历经五十年发展的独中变化，从1973年到2023年，一直在思考一个问题：独中精神到底是什么？1973年以前，独中可以说是一盘散沙，各地独中各自为政。直到独中复兴运动兴起，把董总的力量彻底凝聚起来，让董总成为整个华文社会、华文教育的灯塔，拥有了强大的凝聚力。</w:t>
      </w:r>
    </w:p>
    <w:p w14:paraId="4116716C"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我们华人文化本身就有很强的血缘、亲情凝聚力，这份特质也体现在马来西亚华文社群里，靠着这份凝聚力，整个华人社会被紧紧团结在一起。但随着时代发展、社会和经济环境改变，民众的教育选择越来越多，独中原本的生存危机慢慢淡化了。</w:t>
      </w:r>
    </w:p>
    <w:p w14:paraId="7CC6059B" w14:textId="77777777" w:rsidR="003A3CE8" w:rsidRDefault="00000000">
      <w:pPr>
        <w:widowControl/>
        <w:ind w:firstLineChars="200" w:firstLine="480"/>
        <w:jc w:val="left"/>
        <w:rPr>
          <w:rFonts w:ascii="SimSun" w:eastAsia="SimSun" w:hAnsi="SimSun" w:cs="SimSun"/>
          <w:color w:val="4874CB" w:themeColor="accent1"/>
          <w:kern w:val="0"/>
          <w:sz w:val="24"/>
          <w:lang w:bidi="ar"/>
        </w:rPr>
      </w:pPr>
      <w:r>
        <w:rPr>
          <w:rFonts w:ascii="SimSun" w:eastAsia="SimSun" w:hAnsi="SimSun" w:cs="SimSun" w:hint="eastAsia"/>
          <w:color w:val="4874CB" w:themeColor="accent1"/>
          <w:kern w:val="0"/>
          <w:sz w:val="24"/>
          <w:lang w:bidi="ar"/>
        </w:rPr>
        <w:t>【资料补充】相关文件照片</w:t>
      </w:r>
    </w:p>
    <w:p w14:paraId="0C22EB2B" w14:textId="77777777" w:rsidR="003A3CE8" w:rsidRDefault="003A3CE8">
      <w:pPr>
        <w:widowControl/>
        <w:ind w:firstLineChars="200" w:firstLine="480"/>
        <w:jc w:val="left"/>
        <w:rPr>
          <w:rFonts w:ascii="SimSun" w:eastAsia="SimSun" w:hAnsi="SimSun" w:cs="SimSun"/>
          <w:kern w:val="0"/>
          <w:sz w:val="24"/>
          <w:lang w:bidi="ar"/>
        </w:rPr>
      </w:pPr>
    </w:p>
    <w:p w14:paraId="139018A7"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现在最大的问题就是董总没有及时做出调整，核心原因就是大家过得太安逸，犯了</w:t>
      </w:r>
      <w:r>
        <w:rPr>
          <w:rFonts w:ascii="SimSun" w:eastAsia="SimSun" w:hAnsi="SimSun" w:cs="SimSun" w:hint="eastAsia"/>
          <w:b/>
          <w:bCs/>
          <w:color w:val="4874CB" w:themeColor="accent1"/>
          <w:kern w:val="0"/>
          <w:sz w:val="24"/>
          <w:lang w:bidi="ar"/>
        </w:rPr>
        <w:t>“久安失斗志”</w:t>
      </w:r>
      <w:r>
        <w:rPr>
          <w:rFonts w:ascii="SimSun" w:eastAsia="SimSun" w:hAnsi="SimSun" w:cs="SimSun" w:hint="eastAsia"/>
          <w:kern w:val="0"/>
          <w:sz w:val="24"/>
          <w:lang w:bidi="ar"/>
        </w:rPr>
        <w:t>的问题，不懂居安思危。长期处在舒适圈里，享受着稳定的内部资源，就慢慢忘记了过去办学的危机与艰辛，不愿意主动突破、革新。</w:t>
      </w:r>
    </w:p>
    <w:p w14:paraId="76523582" w14:textId="77777777" w:rsidR="003A3CE8" w:rsidRDefault="00000000">
      <w:pPr>
        <w:widowControl/>
        <w:jc w:val="left"/>
        <w:rPr>
          <w:rFonts w:ascii="SimSun" w:eastAsia="SimSun" w:hAnsi="SimSun" w:cs="SimSun"/>
          <w:kern w:val="0"/>
          <w:sz w:val="24"/>
          <w:lang w:bidi="ar"/>
        </w:rPr>
      </w:pPr>
      <w:r>
        <w:rPr>
          <w:rFonts w:ascii="SimSun" w:eastAsia="SimSun" w:hAnsi="SimSun" w:cs="SimSun" w:hint="eastAsia"/>
          <w:kern w:val="0"/>
          <w:sz w:val="24"/>
          <w:lang w:bidi="ar"/>
        </w:rPr>
        <w:t>前几年董总曾提出“华教新路线”的议题，打算替换老旧的四大原则、六大方针，</w:t>
      </w:r>
      <w:r>
        <w:rPr>
          <w:rFonts w:ascii="SimSun" w:eastAsia="SimSun" w:hAnsi="SimSun" w:cs="SimSun" w:hint="eastAsia"/>
          <w:b/>
          <w:bCs/>
          <w:color w:val="4874CB" w:themeColor="accent1"/>
          <w:kern w:val="0"/>
          <w:sz w:val="24"/>
          <w:lang w:bidi="ar"/>
        </w:rPr>
        <w:t>张树钧秘书</w:t>
      </w:r>
      <w:r>
        <w:rPr>
          <w:rFonts w:ascii="SimSun" w:eastAsia="SimSun" w:hAnsi="SimSun" w:cs="SimSun" w:hint="eastAsia"/>
          <w:kern w:val="0"/>
          <w:sz w:val="24"/>
          <w:lang w:bidi="ar"/>
        </w:rPr>
        <w:t>也是撰写相关内容的核心人员之一。但时至今日，这份新路线该如何落地、推进到哪一步，始终没有定论，讨论多年依旧没有结果，本质就是全员安于现状、缺失斗志。</w:t>
      </w:r>
    </w:p>
    <w:p w14:paraId="76E1EEAD"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现在马来西亚华裔子弟只有4%会进入独中就读，剩下90%以上的华裔学生都选择了其他学校，这里面潜藏着很大的危机，只是很多人没有察觉到。外部的压力一旦减弱，内部的矛盾就会慢慢变多。如今各个独中为了生存和发展，</w:t>
      </w:r>
      <w:r>
        <w:rPr>
          <w:rFonts w:ascii="SimSun" w:eastAsia="SimSun" w:hAnsi="SimSun" w:cs="SimSun" w:hint="eastAsia"/>
          <w:kern w:val="0"/>
          <w:sz w:val="24"/>
          <w:lang w:bidi="ar"/>
        </w:rPr>
        <w:lastRenderedPageBreak/>
        <w:t>为了稳定生源，都走出了属于自己的发展道路，不再像从前那样团结统一。这就衍生出一个新的问题：现在的独中精神到底在哪里？说白了，现在已经没有从前那种强大的凝聚力了。</w:t>
      </w:r>
    </w:p>
    <w:p w14:paraId="50CBCF49" w14:textId="77777777" w:rsidR="003A3CE8" w:rsidRDefault="003A3CE8">
      <w:pPr>
        <w:widowControl/>
        <w:ind w:firstLineChars="200" w:firstLine="480"/>
        <w:jc w:val="left"/>
        <w:rPr>
          <w:rFonts w:ascii="SimSun" w:eastAsia="SimSun" w:hAnsi="SimSun" w:cs="SimSun"/>
          <w:kern w:val="0"/>
          <w:sz w:val="24"/>
          <w:lang w:bidi="ar"/>
        </w:rPr>
      </w:pPr>
    </w:p>
    <w:p w14:paraId="21E624C0"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也正因如此，现在霹雳州董联会开始重新探讨、定义独中精神，主动强化独中精神，把它融入当下的华文教育当中。这不只是单纯让学生学习中文，而是覆盖华文独中、华小、华文国民型中学所有华文教育体系，只有持续灌输独中精神，华文教育才能永续经营。</w:t>
      </w:r>
    </w:p>
    <w:p w14:paraId="2461CEB8" w14:textId="77777777" w:rsidR="003A3CE8" w:rsidRDefault="003A3CE8">
      <w:pPr>
        <w:widowControl/>
        <w:ind w:firstLineChars="200" w:firstLine="480"/>
        <w:jc w:val="left"/>
        <w:rPr>
          <w:rFonts w:ascii="SimSun" w:eastAsia="SimSun" w:hAnsi="SimSun" w:cs="SimSun"/>
          <w:kern w:val="0"/>
          <w:sz w:val="24"/>
          <w:lang w:bidi="ar"/>
        </w:rPr>
      </w:pPr>
    </w:p>
    <w:p w14:paraId="64CFF179"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我们重新梳理独中精神，达成行业共识，目前核心主要有两点。</w:t>
      </w:r>
    </w:p>
    <w:p w14:paraId="6A1D079F"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第一，是坚持的力量。做任何事，只要理念正确，就要坚持到底、坚定不移。第二，是做人的修养。中式、东方的传统教育，最注重的就是育人、修德，不只是教学生做事、读书，更要教学生怎么做人。不管是什么种族的学生进入独中就读，都要接受这份德育教育。</w:t>
      </w:r>
    </w:p>
    <w:p w14:paraId="2235B7A6"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在我看来，只要守住这两大核心，持续推广、传承下去，独中精神就能延续。我们不用刻意标榜传承中华文化，而是落脚在东方教育的本质——重视人的道德修养。哪怕是现在热门的AI技术，缺少了道德修养也会被用来做坏事，足以见得育人修德的重要性。如今我们对独中精神已经有了初步共识，后续只需再补充一两点内容完善即可，我也把这个想法分享给霹雳董联会的领袖，大家都十分认同。</w:t>
      </w:r>
    </w:p>
    <w:p w14:paraId="1A278903"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反观当下，独中原本的四大办学原则、六大办学方针，是1973年制定的，距今已经过去了五十年，早就跟不上时代，已经过时了，必须与时俱进改革更新。全世界的教育政策都不会一成不变，中国古代是四书五经的教育制度，如今也在迭代更新，外国教育体系也在不断优化，独中自然也需要改革。</w:t>
      </w:r>
    </w:p>
    <w:p w14:paraId="5A8B9C42" w14:textId="77777777" w:rsidR="003A3CE8" w:rsidRDefault="003A3CE8">
      <w:pPr>
        <w:widowControl/>
        <w:ind w:firstLineChars="200" w:firstLine="480"/>
        <w:jc w:val="left"/>
        <w:rPr>
          <w:rFonts w:ascii="SimSun" w:eastAsia="SimSun" w:hAnsi="SimSun" w:cs="SimSun"/>
          <w:kern w:val="0"/>
          <w:sz w:val="24"/>
          <w:lang w:bidi="ar"/>
        </w:rPr>
      </w:pPr>
    </w:p>
    <w:p w14:paraId="10AC3192" w14:textId="77777777" w:rsidR="003A3CE8" w:rsidRDefault="003A3CE8">
      <w:pPr>
        <w:widowControl/>
        <w:ind w:firstLineChars="200" w:firstLine="480"/>
        <w:jc w:val="left"/>
        <w:rPr>
          <w:rFonts w:ascii="SimSun" w:eastAsia="SimSun" w:hAnsi="SimSun" w:cs="SimSun"/>
          <w:kern w:val="0"/>
          <w:sz w:val="24"/>
          <w:lang w:bidi="ar"/>
        </w:rPr>
      </w:pPr>
    </w:p>
    <w:p w14:paraId="5F9B58AD" w14:textId="77777777" w:rsidR="003A3CE8" w:rsidRDefault="00000000">
      <w:pPr>
        <w:widowControl/>
        <w:numPr>
          <w:ilvl w:val="0"/>
          <w:numId w:val="1"/>
        </w:numPr>
        <w:jc w:val="left"/>
        <w:rPr>
          <w:rFonts w:ascii="SimSun" w:eastAsia="SimSun" w:hAnsi="SimSun" w:cs="SimSun"/>
          <w:b/>
          <w:bCs/>
          <w:kern w:val="0"/>
          <w:sz w:val="32"/>
          <w:szCs w:val="32"/>
          <w:lang w:bidi="ar"/>
        </w:rPr>
      </w:pPr>
      <w:r>
        <w:rPr>
          <w:rFonts w:ascii="SimSun" w:eastAsia="SimSun" w:hAnsi="SimSun" w:cs="SimSun" w:hint="eastAsia"/>
          <w:b/>
          <w:bCs/>
          <w:kern w:val="0"/>
          <w:sz w:val="32"/>
          <w:szCs w:val="32"/>
          <w:lang w:bidi="ar"/>
        </w:rPr>
        <w:t>纳百川，有容乃大：独中教育的未来（胡恩林）</w:t>
      </w:r>
    </w:p>
    <w:p w14:paraId="5EBB9D7C"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提及霹雳州乃至马来西亚独中今日的发展，由胡万铎先生之子，曾任马来西亚深斋教育集团董事长的胡恩林先生为我们进一步补充讲述：</w:t>
      </w:r>
    </w:p>
    <w:p w14:paraId="337B86A2" w14:textId="77777777" w:rsidR="003A3CE8" w:rsidRDefault="003A3CE8">
      <w:pPr>
        <w:widowControl/>
        <w:ind w:firstLineChars="200" w:firstLine="480"/>
        <w:jc w:val="left"/>
        <w:rPr>
          <w:rFonts w:ascii="SimSun" w:eastAsia="SimSun" w:hAnsi="SimSun" w:cs="SimSun"/>
          <w:kern w:val="0"/>
          <w:sz w:val="24"/>
          <w:lang w:bidi="ar"/>
        </w:rPr>
      </w:pPr>
    </w:p>
    <w:p w14:paraId="0F7BEDFF"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很多人会混淆独中和教育集团的概念，其实两者有本质区别。深斋独中是非营利的教育机构，而深斋教育集团是从独中体系延伸拆分出来的，核心作用是为教育做创新规划与专业化管理。早年独中办学资金紧缺，为了“以校养校”，专门开设了商学院，主打</w:t>
      </w:r>
      <w:r>
        <w:rPr>
          <w:rFonts w:ascii="SimSun" w:eastAsia="SimSun" w:hAnsi="SimSun" w:cs="SimSun" w:hint="eastAsia"/>
          <w:b/>
          <w:bCs/>
          <w:color w:val="4874CB" w:themeColor="accent1"/>
          <w:kern w:val="0"/>
          <w:sz w:val="24"/>
          <w:lang w:bidi="ar"/>
        </w:rPr>
        <w:t>英国LCCI专业文凭</w:t>
      </w:r>
      <w:r>
        <w:rPr>
          <w:rFonts w:ascii="SimSun" w:eastAsia="SimSun" w:hAnsi="SimSun" w:cs="SimSun" w:hint="eastAsia"/>
          <w:kern w:val="0"/>
          <w:sz w:val="24"/>
          <w:lang w:bidi="ar"/>
        </w:rPr>
        <w:t>课程。</w:t>
      </w:r>
    </w:p>
    <w:p w14:paraId="5AD562D0"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当时这个文凭十分吃香，热度一直持续到2010年之后，之后报考的人越来越少，商学院逐渐走向没落，连续亏损。深斋独中是由</w:t>
      </w:r>
      <w:r>
        <w:rPr>
          <w:rFonts w:ascii="SimSun" w:eastAsia="SimSun" w:hAnsi="SimSun" w:cs="SimSun" w:hint="eastAsia"/>
          <w:b/>
          <w:bCs/>
          <w:color w:val="4874CB" w:themeColor="accent1"/>
          <w:kern w:val="0"/>
          <w:sz w:val="24"/>
          <w:lang w:bidi="ar"/>
        </w:rPr>
        <w:t>客家工会</w:t>
      </w:r>
      <w:r>
        <w:rPr>
          <w:rFonts w:ascii="SimSun" w:eastAsia="SimSun" w:hAnsi="SimSun" w:cs="SimSun" w:hint="eastAsia"/>
          <w:kern w:val="0"/>
          <w:sz w:val="24"/>
          <w:lang w:bidi="ar"/>
        </w:rPr>
        <w:t>创办的，校名取自我的太公</w:t>
      </w:r>
      <w:r>
        <w:rPr>
          <w:rFonts w:ascii="SimSun" w:eastAsia="SimSun" w:hAnsi="SimSun" w:cs="SimSun" w:hint="eastAsia"/>
          <w:b/>
          <w:bCs/>
          <w:color w:val="4874CB" w:themeColor="accent1"/>
          <w:kern w:val="0"/>
          <w:sz w:val="24"/>
          <w:lang w:bidi="ar"/>
        </w:rPr>
        <w:t>胡深斋</w:t>
      </w:r>
      <w:r>
        <w:rPr>
          <w:rFonts w:ascii="SimSun" w:eastAsia="SimSun" w:hAnsi="SimSun" w:cs="SimSun" w:hint="eastAsia"/>
          <w:kern w:val="0"/>
          <w:sz w:val="24"/>
          <w:lang w:bidi="ar"/>
        </w:rPr>
        <w:t>，我的家族一直深耕教育、心怀华教热忱。也正因如此，在商学院濒临衰败时，相关负责人找到我们家族，邀请我们接手运营，我也由此正式踏入教育行业。</w:t>
      </w:r>
    </w:p>
    <w:p w14:paraId="6E49561B"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我正式参与高等教育事务是在2019年，算下来至今也就七年时间。我是1975年出生的，本身也是独中生，我父亲那一辈参与过华教复兴运动，虽然那时我还未出生，但父亲从小就给我灌输守护华文教育的思想。我一直以我的太公、父亲为傲，守护华教对我们胡家来说，不仅是一份事业，更是代代相传的</w:t>
      </w:r>
      <w:r>
        <w:rPr>
          <w:rFonts w:ascii="SimSun" w:eastAsia="SimSun" w:hAnsi="SimSun" w:cs="SimSun" w:hint="eastAsia"/>
          <w:kern w:val="0"/>
          <w:sz w:val="24"/>
          <w:lang w:bidi="ar"/>
        </w:rPr>
        <w:lastRenderedPageBreak/>
        <w:t>家族遗产、精神传承。也是这份传承，让我一直坚定初心，想尽自己的一份力量，延续华文教育事业。</w:t>
      </w:r>
    </w:p>
    <w:p w14:paraId="48DBEDBD" w14:textId="77777777" w:rsidR="003A3CE8" w:rsidRDefault="00000000">
      <w:pPr>
        <w:widowControl/>
        <w:ind w:firstLineChars="200" w:firstLine="480"/>
        <w:jc w:val="left"/>
        <w:rPr>
          <w:rFonts w:ascii="SimSun" w:eastAsia="SimSun" w:hAnsi="SimSun" w:cs="SimSun"/>
          <w:color w:val="4874CB" w:themeColor="accent1"/>
          <w:kern w:val="0"/>
          <w:sz w:val="24"/>
          <w:lang w:bidi="ar"/>
        </w:rPr>
      </w:pPr>
      <w:r>
        <w:rPr>
          <w:rFonts w:ascii="SimSun" w:eastAsia="SimSun" w:hAnsi="SimSun" w:cs="SimSun" w:hint="eastAsia"/>
          <w:color w:val="4874CB" w:themeColor="accent1"/>
          <w:kern w:val="0"/>
          <w:sz w:val="24"/>
          <w:lang w:bidi="ar"/>
        </w:rPr>
        <w:t>【资料补充】相关文件照片</w:t>
      </w:r>
    </w:p>
    <w:p w14:paraId="4426EC49" w14:textId="77777777" w:rsidR="003A3CE8" w:rsidRDefault="003A3CE8">
      <w:pPr>
        <w:widowControl/>
        <w:ind w:firstLineChars="200" w:firstLine="480"/>
        <w:jc w:val="left"/>
        <w:rPr>
          <w:rFonts w:ascii="SimSun" w:eastAsia="SimSun" w:hAnsi="SimSun" w:cs="SimSun"/>
          <w:kern w:val="0"/>
          <w:sz w:val="24"/>
          <w:lang w:bidi="ar"/>
        </w:rPr>
      </w:pPr>
    </w:p>
    <w:p w14:paraId="2065D081"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对比父辈当年的办学模式，如今的华教环境已经发生了翻天覆地的变化。过去的独中教育以传统知识传授为主，办学初心纯粹是民族责任。在那个年代，华人都会坚定地送孩子读华校，这是所有华人的共识。那时办学、筹款全靠大家四处奔走募捐。</w:t>
      </w:r>
    </w:p>
    <w:p w14:paraId="5E586E8D"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但现在不一样了，教育市场多元化，国际学校、各类私立院校很多，家长和学生的教育选择越来越多。如今大家选择华校，更多是自主的教育选择，不再是过去纯粹的民族责任驱动。</w:t>
      </w:r>
    </w:p>
    <w:p w14:paraId="2DFE70C0"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提出5到10年内将深斋教育集团升级为大学，不是一时冲动，而是教育发展的必然趋势。我发现现代教育不能只靠书本知识灌输，很多学生毕业后出现理论与实操脱节的问题，就是因为缺乏实践经验。我此前参观</w:t>
      </w:r>
      <w:r>
        <w:rPr>
          <w:rFonts w:ascii="SimSun" w:eastAsia="SimSun" w:hAnsi="SimSun" w:cs="SimSun" w:hint="eastAsia"/>
          <w:b/>
          <w:bCs/>
          <w:color w:val="4874CB" w:themeColor="accent1"/>
          <w:kern w:val="0"/>
          <w:sz w:val="24"/>
          <w:lang w:bidi="ar"/>
        </w:rPr>
        <w:t>浙江经贸技术学院</w:t>
      </w:r>
      <w:r>
        <w:rPr>
          <w:rFonts w:ascii="SimSun" w:eastAsia="SimSun" w:hAnsi="SimSun" w:cs="SimSun" w:hint="eastAsia"/>
          <w:kern w:val="0"/>
          <w:sz w:val="24"/>
          <w:lang w:bidi="ar"/>
        </w:rPr>
        <w:t>时，看到学校引入</w:t>
      </w:r>
      <w:r>
        <w:rPr>
          <w:rFonts w:ascii="SimSun" w:eastAsia="SimSun" w:hAnsi="SimSun" w:cs="SimSun" w:hint="eastAsia"/>
          <w:b/>
          <w:bCs/>
          <w:color w:val="4874CB" w:themeColor="accent1"/>
          <w:kern w:val="0"/>
          <w:sz w:val="24"/>
          <w:lang w:bidi="ar"/>
        </w:rPr>
        <w:t>阿里巴巴工作室</w:t>
      </w:r>
      <w:r>
        <w:rPr>
          <w:rFonts w:ascii="SimSun" w:eastAsia="SimSun" w:hAnsi="SimSun" w:cs="SimSun" w:hint="eastAsia"/>
          <w:kern w:val="0"/>
          <w:sz w:val="24"/>
          <w:lang w:bidi="ar"/>
        </w:rPr>
        <w:t>，让学生在校就能参与实战项目，这种模式非常值得借鉴。校企融合、以学促练、以练促用，既能提升教育专业性，也能留住本土人才，避免人才外流。</w:t>
      </w:r>
    </w:p>
    <w:p w14:paraId="13122F18"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任何一所学校都不能停滞不前。在推动教育集团发展、院校升级的过程中，我们遇到了不少困难。一方面，我本身并非教育专业出身，想要推动集团专业化、规范化发展，必须依靠大量专业人才助力。另一方面，马来西亚对高等教育的政策要求十分严苛，办学规划、资质审核、体系搭建都有很高标准。最难的一点，是全新的教育集团需要从零开始，一步步搭建社会公信力，建立大众的信任基础，这是一个漫长且艰难的过程。</w:t>
      </w:r>
    </w:p>
    <w:p w14:paraId="0D1E38AF" w14:textId="77777777" w:rsidR="003A3CE8" w:rsidRDefault="003A3CE8">
      <w:pPr>
        <w:widowControl/>
        <w:ind w:firstLineChars="200" w:firstLine="480"/>
        <w:jc w:val="left"/>
        <w:rPr>
          <w:rFonts w:ascii="SimSun" w:eastAsia="SimSun" w:hAnsi="SimSun" w:cs="SimSun"/>
          <w:kern w:val="0"/>
          <w:sz w:val="24"/>
          <w:lang w:bidi="ar"/>
        </w:rPr>
      </w:pPr>
    </w:p>
    <w:p w14:paraId="1D6D3727"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我们和中国教育基金、西安电子科技大学等国内高校与机构深度合作，是双向赋能的战略选择。一方面，这是为马来西亚学生提供更多优质的升学机会；另一方面，国际化合作是教育发展的必然方向，紧跟国际趋势，才能让我们的教育不落后、有活力。我们和中国高校的合作十分顺畅，没有什么理念与模式上的分歧，反而收获了很多机遇。合作院校会为我们的学生提供专属奖学金、助学金，激励更多马来西亚学子赴华深造。</w:t>
      </w:r>
    </w:p>
    <w:p w14:paraId="5DF53875"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深斋孔子学院的创办，有着十分深远的意义。首先，它是中马文化对接的桥梁，实现双向的文化交流传播。其次，如今中文的经济价值、国际价值越来越高，孔子学院开设的汉语考试，就如同雅思一样，能为学生提供专业的语言认证，拓宽学子的发展道路，也反向推动了我们教育集团的专业化、国际化发展。</w:t>
      </w:r>
    </w:p>
    <w:p w14:paraId="064D834D"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依托“一带一路”的发展大势，孔子学院就是文化输出、文化交流的最佳平台。通过深斋孔子学院这个落点，我们既能把中华优秀文化引进马来西亚，也能将马来西亚的本土文化传递到中国，让两国文化深度融合、互补发展，助力马来西亚华文教育全面对接中国、接轨世界。</w:t>
      </w:r>
    </w:p>
    <w:p w14:paraId="334C4ED7"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我们不再只靠情怀办学，而是通过改革、创新、合作，让华文教育更适配新时代，真正扎根、长远发展。</w:t>
      </w:r>
    </w:p>
    <w:p w14:paraId="60A7E47F" w14:textId="77777777" w:rsidR="003A3CE8" w:rsidRDefault="00000000">
      <w:pPr>
        <w:widowControl/>
        <w:ind w:firstLineChars="200" w:firstLine="480"/>
        <w:jc w:val="left"/>
        <w:rPr>
          <w:rFonts w:ascii="SimSun" w:eastAsia="SimSun" w:hAnsi="SimSun" w:cs="SimSun"/>
          <w:color w:val="4874CB" w:themeColor="accent1"/>
          <w:kern w:val="0"/>
          <w:sz w:val="24"/>
          <w:lang w:bidi="ar"/>
        </w:rPr>
      </w:pPr>
      <w:r>
        <w:rPr>
          <w:rFonts w:ascii="SimSun" w:eastAsia="SimSun" w:hAnsi="SimSun" w:cs="SimSun" w:hint="eastAsia"/>
          <w:color w:val="4874CB" w:themeColor="accent1"/>
          <w:kern w:val="0"/>
          <w:sz w:val="24"/>
          <w:lang w:bidi="ar"/>
        </w:rPr>
        <w:t>【资料补充】深宅中学与西安电子科技大学联合创办孔子学院照片</w:t>
      </w:r>
    </w:p>
    <w:p w14:paraId="6EB9A1BD" w14:textId="77777777" w:rsidR="003A3CE8" w:rsidRDefault="003A3CE8">
      <w:pPr>
        <w:widowControl/>
        <w:ind w:firstLineChars="200" w:firstLine="480"/>
        <w:jc w:val="left"/>
        <w:rPr>
          <w:rFonts w:ascii="SimSun" w:eastAsia="SimSun" w:hAnsi="SimSun" w:cs="SimSun"/>
          <w:kern w:val="0"/>
          <w:sz w:val="24"/>
          <w:lang w:bidi="ar"/>
        </w:rPr>
      </w:pPr>
    </w:p>
    <w:p w14:paraId="1D2224D8" w14:textId="77777777" w:rsidR="003A3CE8" w:rsidRDefault="003A3CE8">
      <w:pPr>
        <w:widowControl/>
        <w:ind w:firstLineChars="200" w:firstLine="480"/>
        <w:jc w:val="left"/>
        <w:rPr>
          <w:rFonts w:ascii="SimSun" w:eastAsia="SimSun" w:hAnsi="SimSun" w:cs="SimSun"/>
          <w:kern w:val="0"/>
          <w:sz w:val="24"/>
          <w:lang w:bidi="ar"/>
        </w:rPr>
      </w:pPr>
    </w:p>
    <w:p w14:paraId="59584D8F"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lastRenderedPageBreak/>
        <w:t>对比父辈当年面临的困境，我们这一代的压力已经完全不同。父亲那一代人奋斗的核心，是解决华教的生存问题，不让华文教育在马来西亚消亡。而现在的使命，不再是求生，而是求发展，是推动华教专业化、规范化、国际化，把传承下来的华文教育事业做大、做强、做精。</w:t>
      </w:r>
    </w:p>
    <w:p w14:paraId="7D8BFA37"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我们当下面临的最大挑战，是</w:t>
      </w:r>
      <w:r>
        <w:rPr>
          <w:rFonts w:ascii="SimSun" w:eastAsia="SimSun" w:hAnsi="SimSun" w:cs="SimSun" w:hint="eastAsia"/>
          <w:b/>
          <w:bCs/>
          <w:color w:val="4874CB" w:themeColor="accent1"/>
          <w:kern w:val="0"/>
          <w:sz w:val="24"/>
          <w:lang w:bidi="ar"/>
        </w:rPr>
        <w:t>华裔人口数量逐年减少</w:t>
      </w:r>
      <w:r>
        <w:rPr>
          <w:rFonts w:ascii="SimSun" w:eastAsia="SimSun" w:hAnsi="SimSun" w:cs="SimSun" w:hint="eastAsia"/>
          <w:kern w:val="0"/>
          <w:sz w:val="24"/>
          <w:lang w:bidi="ar"/>
        </w:rPr>
        <w:t>，再加上教育市场选择多，愿意入读独中的华人子弟正在慢慢变少。这就倒逼独中必须全力朝专业化方向改革。如果办学不够专业、学科体系不够完善、不能对接市场就业需求，学生毕业后没有核心竞争力，华文教育就会慢慢失去吸引力。所以贴合市场、专业化转型，是当下华文教育突破困境的唯一出路。</w:t>
      </w:r>
    </w:p>
    <w:p w14:paraId="7113F2F0"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父辈那一代人留给我们最宝贵的财富，是绝境中坚守华教的精神内核。当年我们在重重困境中拼尽全力守住华文，才让我们今天有机会系统学习中文、传承文化，避免了华人被彻底同化、丢失母语的结局。</w:t>
      </w:r>
    </w:p>
    <w:p w14:paraId="5BD225B2"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总的来说，华文独中教育的精髓，是中西教育的平衡融合。西方教育侧重科技与实操，教会人“做事”；中华华文教育侧重道德、修养与责任，教会人“做人”。只会做事、不懂做人，培养出的只是没有温度的“工具人”，甚至会滋生隐患；只重修养、脱离专业，也无法适配时代发展。独中教育的核心价值，就是兼顾做人与做事。</w:t>
      </w:r>
    </w:p>
    <w:p w14:paraId="01F0B2D2" w14:textId="77777777" w:rsidR="003A3CE8" w:rsidRDefault="003A3CE8">
      <w:pPr>
        <w:widowControl/>
        <w:jc w:val="left"/>
        <w:rPr>
          <w:rFonts w:ascii="SimSun" w:eastAsia="SimSun" w:hAnsi="SimSun" w:cs="SimSun"/>
          <w:kern w:val="0"/>
          <w:sz w:val="24"/>
          <w:lang w:bidi="ar"/>
        </w:rPr>
      </w:pPr>
    </w:p>
    <w:p w14:paraId="70C83DC0" w14:textId="77777777" w:rsidR="003A3CE8" w:rsidRDefault="003A3CE8">
      <w:pPr>
        <w:widowControl/>
        <w:jc w:val="left"/>
        <w:rPr>
          <w:rFonts w:ascii="SimSun" w:eastAsia="SimSun" w:hAnsi="SimSun" w:cs="SimSun"/>
          <w:kern w:val="0"/>
          <w:sz w:val="24"/>
          <w:lang w:bidi="ar"/>
        </w:rPr>
      </w:pPr>
    </w:p>
    <w:p w14:paraId="027EFFFB" w14:textId="77777777" w:rsidR="003A3CE8" w:rsidRDefault="00000000">
      <w:pPr>
        <w:widowControl/>
        <w:numPr>
          <w:ilvl w:val="0"/>
          <w:numId w:val="1"/>
        </w:numPr>
        <w:jc w:val="left"/>
        <w:rPr>
          <w:rFonts w:ascii="SimSun" w:eastAsia="SimSun" w:hAnsi="SimSun" w:cs="SimSun"/>
          <w:b/>
          <w:bCs/>
          <w:kern w:val="0"/>
          <w:sz w:val="32"/>
          <w:szCs w:val="32"/>
          <w:lang w:bidi="ar"/>
        </w:rPr>
      </w:pPr>
      <w:r>
        <w:rPr>
          <w:rFonts w:ascii="SimSun" w:eastAsia="SimSun" w:hAnsi="SimSun" w:cs="SimSun" w:hint="eastAsia"/>
          <w:b/>
          <w:bCs/>
          <w:kern w:val="0"/>
          <w:sz w:val="32"/>
          <w:szCs w:val="32"/>
          <w:lang w:bidi="ar"/>
        </w:rPr>
        <w:t>铎，大铃也——世人将以夫子为木铎</w:t>
      </w:r>
    </w:p>
    <w:p w14:paraId="4353E609"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在与胡万铎先生、胡恩林先生和张树钧秘书对谈过后，他们为我们展示了书架上陈列的诸多照片。有些照片已经泛黄，但都被平整地、仔细地夹在玻璃相框之间，背后还用纸条标注了每张照片的拍摄日期、拍摄地点、拍摄内容。尽管胡万铎先生已经91岁高龄，但当他拿起照片向我们介绍时，依旧朗声谈笑、精神矍铄：</w:t>
      </w:r>
    </w:p>
    <w:p w14:paraId="75219616" w14:textId="77777777" w:rsidR="003A3CE8" w:rsidRDefault="003A3CE8">
      <w:pPr>
        <w:widowControl/>
        <w:ind w:firstLineChars="200" w:firstLine="480"/>
        <w:jc w:val="left"/>
        <w:rPr>
          <w:rFonts w:ascii="SimSun" w:eastAsia="SimSun" w:hAnsi="SimSun" w:cs="SimSun"/>
          <w:kern w:val="0"/>
          <w:sz w:val="24"/>
          <w:lang w:bidi="ar"/>
        </w:rPr>
      </w:pPr>
    </w:p>
    <w:p w14:paraId="13FFBE56"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在马来西亚，我这一生经历的重大历史事件和高规格的官员交往相当多。因为在那个复杂的年代，有钱有地位的人往往选择明哲保身，敢挺身而出跟政府据理力争、反对不公政策的富商，可以说只有我一个人。也正因如此，马共、马来西亚政要以及中国高层都对我非常尊重。</w:t>
      </w:r>
    </w:p>
    <w:p w14:paraId="58AC2A60" w14:textId="77777777" w:rsidR="003A3CE8" w:rsidRDefault="003A3CE8">
      <w:pPr>
        <w:widowControl/>
        <w:ind w:firstLineChars="200" w:firstLine="480"/>
        <w:jc w:val="left"/>
        <w:rPr>
          <w:rFonts w:ascii="SimSun" w:eastAsia="SimSun" w:hAnsi="SimSun" w:cs="SimSun"/>
          <w:kern w:val="0"/>
          <w:sz w:val="24"/>
          <w:lang w:bidi="ar"/>
        </w:rPr>
      </w:pPr>
    </w:p>
    <w:p w14:paraId="1E68B9CE"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这张照片很特别，里面是马来西亚最出名的</w:t>
      </w:r>
      <w:r>
        <w:rPr>
          <w:rFonts w:ascii="SimSun" w:eastAsia="SimSun" w:hAnsi="SimSun" w:cs="SimSun" w:hint="eastAsia"/>
          <w:b/>
          <w:bCs/>
          <w:color w:val="4874CB" w:themeColor="accent1"/>
          <w:kern w:val="0"/>
          <w:sz w:val="24"/>
          <w:lang w:bidi="ar"/>
        </w:rPr>
        <w:t>马共总书记陈平</w:t>
      </w:r>
      <w:r>
        <w:rPr>
          <w:rFonts w:ascii="SimSun" w:eastAsia="SimSun" w:hAnsi="SimSun" w:cs="SimSun" w:hint="eastAsia"/>
          <w:kern w:val="0"/>
          <w:sz w:val="24"/>
          <w:lang w:bidi="ar"/>
        </w:rPr>
        <w:t>。有一次，我特别旅行到了中国、马来西亚与泰国交界处的和平村。陈平听闻我到了那里，专门特地从北京飞去和平村见我，足见我对我的敬重。当时马共内部的人都称呼我为</w:t>
      </w:r>
      <w:r>
        <w:rPr>
          <w:rFonts w:ascii="SimSun" w:eastAsia="SimSun" w:hAnsi="SimSun" w:cs="SimSun" w:hint="eastAsia"/>
          <w:b/>
          <w:bCs/>
          <w:color w:val="4874CB" w:themeColor="accent1"/>
          <w:kern w:val="0"/>
          <w:sz w:val="24"/>
          <w:lang w:bidi="ar"/>
        </w:rPr>
        <w:t>“红色资本家”</w:t>
      </w:r>
      <w:r>
        <w:rPr>
          <w:rFonts w:ascii="SimSun" w:eastAsia="SimSun" w:hAnsi="SimSun" w:cs="SimSun" w:hint="eastAsia"/>
          <w:kern w:val="0"/>
          <w:sz w:val="24"/>
          <w:lang w:bidi="ar"/>
        </w:rPr>
        <w:t>，因为“红色”代表左派，在我们眼里，像我这样拥有优渥家境却愿意站出来，不计代价为民族母语教育、为草根利益搞抗争的富有商人，实在是绝无仅有。</w:t>
      </w:r>
    </w:p>
    <w:p w14:paraId="3215D6BC" w14:textId="77777777" w:rsidR="003A3CE8" w:rsidRDefault="003A3CE8">
      <w:pPr>
        <w:widowControl/>
        <w:jc w:val="left"/>
        <w:rPr>
          <w:rFonts w:ascii="SimSun" w:eastAsia="SimSun" w:hAnsi="SimSun" w:cs="SimSun"/>
          <w:kern w:val="0"/>
          <w:sz w:val="24"/>
          <w:lang w:bidi="ar"/>
        </w:rPr>
      </w:pPr>
    </w:p>
    <w:p w14:paraId="3CE98162"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t>这张照片里的人是当年的</w:t>
      </w:r>
      <w:r>
        <w:rPr>
          <w:rFonts w:ascii="SimSun" w:eastAsia="SimSun" w:hAnsi="SimSun" w:cs="SimSun" w:hint="eastAsia"/>
          <w:b/>
          <w:bCs/>
          <w:color w:val="4874CB" w:themeColor="accent1"/>
          <w:kern w:val="0"/>
          <w:sz w:val="24"/>
          <w:lang w:bidi="ar"/>
        </w:rPr>
        <w:t>马来西亚首相马哈蒂尔</w:t>
      </w:r>
      <w:r>
        <w:rPr>
          <w:rFonts w:ascii="SimSun" w:eastAsia="SimSun" w:hAnsi="SimSun" w:cs="SimSun" w:hint="eastAsia"/>
          <w:kern w:val="0"/>
          <w:sz w:val="24"/>
          <w:lang w:bidi="ar"/>
        </w:rPr>
        <w:t>。那是具有历史性的一刻，我亲自来到我们深斋中学访问。要知道，在这之前，国家首相是从未访问过任何一所华文独立中学的。马哈蒂尔能亲临深斋，对当时的独中界来说是一个极大的肯定和突破。</w:t>
      </w:r>
    </w:p>
    <w:p w14:paraId="2EB095D8" w14:textId="77777777" w:rsidR="003A3CE8" w:rsidRDefault="003A3CE8">
      <w:pPr>
        <w:widowControl/>
        <w:ind w:firstLineChars="200" w:firstLine="480"/>
        <w:jc w:val="left"/>
        <w:rPr>
          <w:rFonts w:ascii="SimSun" w:eastAsia="SimSun" w:hAnsi="SimSun" w:cs="SimSun"/>
          <w:kern w:val="0"/>
          <w:sz w:val="24"/>
          <w:lang w:bidi="ar"/>
        </w:rPr>
      </w:pPr>
    </w:p>
    <w:p w14:paraId="1717715C" w14:textId="77777777" w:rsidR="003A3CE8" w:rsidRDefault="00000000">
      <w:pPr>
        <w:widowControl/>
        <w:ind w:firstLineChars="200" w:firstLine="480"/>
        <w:jc w:val="left"/>
        <w:rPr>
          <w:rFonts w:ascii="SimSun" w:eastAsia="SimSun" w:hAnsi="SimSun" w:cs="SimSun"/>
          <w:kern w:val="0"/>
          <w:sz w:val="24"/>
          <w:lang w:bidi="ar"/>
        </w:rPr>
      </w:pPr>
      <w:r>
        <w:rPr>
          <w:rFonts w:ascii="SimSun" w:eastAsia="SimSun" w:hAnsi="SimSun" w:cs="SimSun" w:hint="eastAsia"/>
          <w:kern w:val="0"/>
          <w:sz w:val="24"/>
          <w:lang w:bidi="ar"/>
        </w:rPr>
        <w:lastRenderedPageBreak/>
        <w:t>这张是1986年的老照片，地点是中国北京的</w:t>
      </w:r>
      <w:r>
        <w:rPr>
          <w:rFonts w:ascii="SimSun" w:eastAsia="SimSun" w:hAnsi="SimSun" w:cs="SimSun" w:hint="eastAsia"/>
          <w:b/>
          <w:bCs/>
          <w:color w:val="4874CB" w:themeColor="accent1"/>
          <w:kern w:val="0"/>
          <w:sz w:val="24"/>
          <w:lang w:bidi="ar"/>
        </w:rPr>
        <w:t>香山宾馆</w:t>
      </w:r>
      <w:r>
        <w:rPr>
          <w:rFonts w:ascii="SimSun" w:eastAsia="SimSun" w:hAnsi="SimSun" w:cs="SimSun" w:hint="eastAsia"/>
          <w:kern w:val="0"/>
          <w:sz w:val="24"/>
          <w:lang w:bidi="ar"/>
        </w:rPr>
        <w:t>，那是一个非常重要的政治场景。当时</w:t>
      </w:r>
      <w:r>
        <w:rPr>
          <w:rFonts w:ascii="SimSun" w:eastAsia="SimSun" w:hAnsi="SimSun" w:cs="SimSun" w:hint="eastAsia"/>
          <w:b/>
          <w:bCs/>
          <w:color w:val="4874CB" w:themeColor="accent1"/>
          <w:kern w:val="0"/>
          <w:sz w:val="24"/>
          <w:lang w:bidi="ar"/>
        </w:rPr>
        <w:t>中共中央政治局委员吴启立先生</w:t>
      </w:r>
      <w:r>
        <w:rPr>
          <w:rFonts w:ascii="SimSun" w:eastAsia="SimSun" w:hAnsi="SimSun" w:cs="SimSun" w:hint="eastAsia"/>
          <w:kern w:val="0"/>
          <w:sz w:val="24"/>
          <w:lang w:bidi="ar"/>
        </w:rPr>
        <w:t>，代表中国政府受邀在香山宾馆正式接见了我。1986年时整个中国也只有18位政治局委员，那是最高级别的礼遇。中国政府当时对我们大马华教领袖非常尊敬，给予了极高的规格。</w:t>
      </w:r>
    </w:p>
    <w:p w14:paraId="36562002" w14:textId="77777777" w:rsidR="003A3CE8" w:rsidRDefault="003A3CE8">
      <w:pPr>
        <w:widowControl/>
        <w:jc w:val="left"/>
        <w:rPr>
          <w:rFonts w:ascii="SimSun" w:eastAsia="SimSun" w:hAnsi="SimSun" w:cs="SimSun"/>
          <w:kern w:val="0"/>
          <w:sz w:val="24"/>
          <w:lang w:bidi="ar"/>
        </w:rPr>
      </w:pPr>
    </w:p>
    <w:p w14:paraId="52F9ED92"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直至今日，胡万铎先生对华文教育的热情始终未变，亦如他对于生活的热情一般：“如今，</w:t>
      </w:r>
      <w:r>
        <w:rPr>
          <w:rFonts w:ascii="SimSun" w:eastAsia="SimSun" w:hAnsi="SimSun" w:cs="SimSun"/>
          <w:i/>
          <w:iCs/>
          <w:kern w:val="0"/>
          <w:sz w:val="24"/>
          <w:u w:val="single"/>
          <w:lang w:bidi="ar"/>
        </w:rPr>
        <w:t>我91岁了</w:t>
      </w:r>
      <w:r>
        <w:rPr>
          <w:rFonts w:ascii="SimSun" w:eastAsia="SimSun" w:hAnsi="SimSun" w:cs="SimSun" w:hint="eastAsia"/>
          <w:i/>
          <w:iCs/>
          <w:kern w:val="0"/>
          <w:sz w:val="24"/>
          <w:u w:val="single"/>
          <w:lang w:bidi="ar"/>
        </w:rPr>
        <w:t>，如今还是</w:t>
      </w:r>
      <w:r>
        <w:rPr>
          <w:rFonts w:ascii="SimSun" w:eastAsia="SimSun" w:hAnsi="SimSun" w:cs="SimSun"/>
          <w:i/>
          <w:iCs/>
          <w:kern w:val="0"/>
          <w:sz w:val="24"/>
          <w:u w:val="single"/>
          <w:lang w:bidi="ar"/>
        </w:rPr>
        <w:t>每天到山里面去运动一个小时</w:t>
      </w:r>
      <w:r>
        <w:rPr>
          <w:rFonts w:ascii="SimSun" w:eastAsia="SimSun" w:hAnsi="SimSun" w:cs="SimSun" w:hint="eastAsia"/>
          <w:i/>
          <w:iCs/>
          <w:kern w:val="0"/>
          <w:sz w:val="24"/>
          <w:u w:val="single"/>
          <w:lang w:bidi="ar"/>
        </w:rPr>
        <w:t>。</w:t>
      </w:r>
      <w:r>
        <w:rPr>
          <w:rFonts w:ascii="SimSun" w:eastAsia="SimSun" w:hAnsi="SimSun" w:cs="SimSun"/>
          <w:i/>
          <w:iCs/>
          <w:kern w:val="0"/>
          <w:sz w:val="24"/>
          <w:u w:val="single"/>
          <w:lang w:bidi="ar"/>
        </w:rPr>
        <w:t>我的生活还是这样，</w:t>
      </w:r>
      <w:r>
        <w:rPr>
          <w:rFonts w:ascii="SimSun" w:eastAsia="SimSun" w:hAnsi="SimSun" w:cs="SimSun" w:hint="eastAsia"/>
          <w:i/>
          <w:iCs/>
          <w:kern w:val="0"/>
          <w:sz w:val="24"/>
          <w:u w:val="single"/>
          <w:lang w:bidi="ar"/>
        </w:rPr>
        <w:t>5点到7点</w:t>
      </w:r>
      <w:r>
        <w:rPr>
          <w:rFonts w:ascii="SimSun" w:eastAsia="SimSun" w:hAnsi="SimSun" w:cs="SimSun"/>
          <w:i/>
          <w:iCs/>
          <w:kern w:val="0"/>
          <w:sz w:val="24"/>
          <w:u w:val="single"/>
          <w:lang w:bidi="ar"/>
        </w:rPr>
        <w:t>爬山运动，9点以后到</w:t>
      </w:r>
      <w:r>
        <w:rPr>
          <w:rFonts w:ascii="SimSun" w:eastAsia="SimSun" w:hAnsi="SimSun" w:cs="SimSun" w:hint="eastAsia"/>
          <w:i/>
          <w:iCs/>
          <w:kern w:val="0"/>
          <w:sz w:val="24"/>
          <w:u w:val="single"/>
          <w:lang w:bidi="ar"/>
        </w:rPr>
        <w:t>15</w:t>
      </w:r>
      <w:r>
        <w:rPr>
          <w:rFonts w:ascii="SimSun" w:eastAsia="SimSun" w:hAnsi="SimSun" w:cs="SimSun"/>
          <w:i/>
          <w:iCs/>
          <w:kern w:val="0"/>
          <w:sz w:val="24"/>
          <w:u w:val="single"/>
          <w:lang w:bidi="ar"/>
        </w:rPr>
        <w:t>点我在看电视，我</w:t>
      </w:r>
      <w:r>
        <w:rPr>
          <w:rFonts w:ascii="SimSun" w:eastAsia="SimSun" w:hAnsi="SimSun" w:cs="SimSun" w:hint="eastAsia"/>
          <w:i/>
          <w:iCs/>
          <w:kern w:val="0"/>
          <w:sz w:val="24"/>
          <w:u w:val="single"/>
          <w:lang w:bidi="ar"/>
        </w:rPr>
        <w:t>15</w:t>
      </w:r>
      <w:r>
        <w:rPr>
          <w:rFonts w:ascii="SimSun" w:eastAsia="SimSun" w:hAnsi="SimSun" w:cs="SimSun"/>
          <w:i/>
          <w:iCs/>
          <w:kern w:val="0"/>
          <w:sz w:val="24"/>
          <w:u w:val="single"/>
          <w:lang w:bidi="ar"/>
        </w:rPr>
        <w:t>点后我再去睡</w:t>
      </w:r>
      <w:r>
        <w:rPr>
          <w:rFonts w:ascii="SimSun" w:eastAsia="SimSun" w:hAnsi="SimSun" w:cs="SimSun" w:hint="eastAsia"/>
          <w:i/>
          <w:iCs/>
          <w:kern w:val="0"/>
          <w:sz w:val="24"/>
          <w:u w:val="single"/>
          <w:lang w:bidi="ar"/>
        </w:rPr>
        <w:t>午</w:t>
      </w:r>
      <w:r>
        <w:rPr>
          <w:rFonts w:ascii="SimSun" w:eastAsia="SimSun" w:hAnsi="SimSun" w:cs="SimSun"/>
          <w:i/>
          <w:iCs/>
          <w:kern w:val="0"/>
          <w:sz w:val="24"/>
          <w:u w:val="single"/>
          <w:lang w:bidi="ar"/>
        </w:rPr>
        <w:t>觉了，到</w:t>
      </w:r>
      <w:r>
        <w:rPr>
          <w:rFonts w:ascii="SimSun" w:eastAsia="SimSun" w:hAnsi="SimSun" w:cs="SimSun" w:hint="eastAsia"/>
          <w:i/>
          <w:iCs/>
          <w:kern w:val="0"/>
          <w:sz w:val="24"/>
          <w:u w:val="single"/>
          <w:lang w:bidi="ar"/>
        </w:rPr>
        <w:t>20点21点我</w:t>
      </w:r>
      <w:r>
        <w:rPr>
          <w:rFonts w:ascii="SimSun" w:eastAsia="SimSun" w:hAnsi="SimSun" w:cs="SimSun"/>
          <w:i/>
          <w:iCs/>
          <w:kern w:val="0"/>
          <w:sz w:val="24"/>
          <w:u w:val="single"/>
          <w:lang w:bidi="ar"/>
        </w:rPr>
        <w:t>剩5个小时睡觉</w:t>
      </w:r>
      <w:r>
        <w:rPr>
          <w:rFonts w:ascii="SimSun" w:eastAsia="SimSun" w:hAnsi="SimSun" w:cs="SimSun" w:hint="eastAsia"/>
          <w:i/>
          <w:iCs/>
          <w:kern w:val="0"/>
          <w:sz w:val="24"/>
          <w:u w:val="single"/>
          <w:lang w:bidi="ar"/>
        </w:rPr>
        <w:t>。”</w:t>
      </w:r>
    </w:p>
    <w:p w14:paraId="11506D0B" w14:textId="77777777" w:rsidR="003A3CE8" w:rsidRDefault="00000000">
      <w:pPr>
        <w:widowControl/>
        <w:ind w:firstLineChars="200" w:firstLine="480"/>
        <w:jc w:val="left"/>
        <w:rPr>
          <w:rFonts w:ascii="SimSun" w:eastAsia="SimSun" w:hAnsi="SimSun" w:cs="SimSun"/>
          <w:b/>
          <w:bCs/>
          <w:i/>
          <w:iCs/>
          <w:color w:val="FF0000"/>
          <w:kern w:val="0"/>
          <w:sz w:val="24"/>
          <w:u w:val="single"/>
          <w:lang w:bidi="ar"/>
        </w:rPr>
      </w:pPr>
      <w:r>
        <w:rPr>
          <w:rFonts w:ascii="SimSun" w:eastAsia="SimSun" w:hAnsi="SimSun" w:cs="SimSun" w:hint="eastAsia"/>
          <w:i/>
          <w:iCs/>
          <w:kern w:val="0"/>
          <w:sz w:val="24"/>
          <w:u w:val="single"/>
          <w:lang w:bidi="ar"/>
        </w:rPr>
        <w:t>正是由于长期坚守与推动华文母语教育，因此深受各界支持。很多人会好奇胡万铎先生在马来西亚华文教育发展中，到底扮演了什么样的角色。一句话概括：他</w:t>
      </w:r>
      <w:r>
        <w:rPr>
          <w:rFonts w:ascii="SimSun" w:eastAsia="SimSun" w:hAnsi="SimSun" w:cs="SimSun" w:hint="eastAsia"/>
          <w:b/>
          <w:bCs/>
          <w:i/>
          <w:iCs/>
          <w:color w:val="FF0000"/>
          <w:kern w:val="0"/>
          <w:sz w:val="24"/>
          <w:u w:val="single"/>
          <w:lang w:bidi="ar"/>
        </w:rPr>
        <w:t>是华文教育的斗士，是让独中起死回生的关键人物，影响力极其深远。</w:t>
      </w:r>
    </w:p>
    <w:p w14:paraId="25C15EBF" w14:textId="77777777" w:rsidR="003A3CE8" w:rsidRDefault="00000000">
      <w:pPr>
        <w:widowControl/>
        <w:ind w:firstLineChars="200" w:firstLine="480"/>
        <w:jc w:val="left"/>
        <w:rPr>
          <w:rFonts w:ascii="SimSun" w:eastAsia="SimSun" w:hAnsi="SimSun" w:cs="SimSun"/>
          <w:i/>
          <w:iCs/>
          <w:kern w:val="0"/>
          <w:sz w:val="24"/>
          <w:u w:val="single"/>
          <w:lang w:bidi="ar"/>
        </w:rPr>
      </w:pPr>
      <w:r>
        <w:rPr>
          <w:rFonts w:ascii="SimSun" w:eastAsia="SimSun" w:hAnsi="SimSun" w:cs="SimSun" w:hint="eastAsia"/>
          <w:i/>
          <w:iCs/>
          <w:kern w:val="0"/>
          <w:sz w:val="24"/>
          <w:u w:val="single"/>
          <w:lang w:bidi="ar"/>
        </w:rPr>
        <w:t>从20世纪50年代、60年代，再到80年代、90年代，六十年来马来西亚华文教育的发展，几乎处处都有胡万铎先生的身影，直接或间接影响了整个华教发展格局。</w:t>
      </w:r>
      <w:r>
        <w:rPr>
          <w:rFonts w:ascii="SimSun" w:eastAsia="SimSun" w:hAnsi="SimSun" w:cs="SimSun"/>
          <w:i/>
          <w:iCs/>
          <w:kern w:val="0"/>
          <w:sz w:val="24"/>
          <w:u w:val="single"/>
          <w:lang w:bidi="ar"/>
        </w:rPr>
        <w:t>也正因这份坚持，如今华文教育和英文教育在马来西亚并驾齐驱，甚至连很多马来族群也开始主动把孩子送来学习华文。</w:t>
      </w:r>
    </w:p>
    <w:p w14:paraId="240FD433" w14:textId="77777777" w:rsidR="003A3CE8" w:rsidRDefault="003A3CE8">
      <w:pPr>
        <w:widowControl/>
        <w:ind w:firstLineChars="200" w:firstLine="480"/>
        <w:jc w:val="left"/>
        <w:rPr>
          <w:rFonts w:ascii="SimSun" w:eastAsia="SimSun" w:hAnsi="SimSun" w:cs="SimSun"/>
          <w:i/>
          <w:iCs/>
          <w:kern w:val="0"/>
          <w:sz w:val="24"/>
          <w:lang w:bidi="ar"/>
        </w:rPr>
      </w:pPr>
    </w:p>
    <w:p w14:paraId="3451A800" w14:textId="77777777" w:rsidR="003A3CE8" w:rsidRDefault="00000000">
      <w:pPr>
        <w:widowControl/>
        <w:ind w:firstLineChars="200" w:firstLine="480"/>
        <w:jc w:val="left"/>
      </w:pPr>
      <w:r>
        <w:rPr>
          <w:rFonts w:ascii="SimSun" w:eastAsia="SimSun" w:hAnsi="SimSun" w:cs="SimSun" w:hint="eastAsia"/>
          <w:kern w:val="0"/>
          <w:sz w:val="24"/>
          <w:lang w:bidi="ar"/>
        </w:rPr>
        <w:t>“</w:t>
      </w:r>
      <w:r>
        <w:rPr>
          <w:rFonts w:ascii="SimSun" w:eastAsia="SimSun" w:hAnsi="SimSun" w:cs="SimSun"/>
          <w:kern w:val="0"/>
          <w:sz w:val="24"/>
          <w:lang w:bidi="ar"/>
        </w:rPr>
        <w:t>中文有它优美</w:t>
      </w:r>
      <w:r>
        <w:rPr>
          <w:rFonts w:ascii="SimSun" w:eastAsia="SimSun" w:hAnsi="SimSun" w:cs="SimSun" w:hint="eastAsia"/>
          <w:kern w:val="0"/>
          <w:sz w:val="24"/>
          <w:lang w:bidi="ar"/>
        </w:rPr>
        <w:t>的</w:t>
      </w:r>
      <w:r>
        <w:rPr>
          <w:rFonts w:ascii="SimSun" w:eastAsia="SimSun" w:hAnsi="SimSun" w:cs="SimSun"/>
          <w:kern w:val="0"/>
          <w:sz w:val="24"/>
          <w:lang w:bidi="ar"/>
        </w:rPr>
        <w:t>地方，特别是</w:t>
      </w:r>
      <w:r>
        <w:rPr>
          <w:rFonts w:ascii="SimSun" w:eastAsia="SimSun" w:hAnsi="SimSun" w:cs="SimSun" w:hint="eastAsia"/>
          <w:kern w:val="0"/>
          <w:sz w:val="24"/>
          <w:lang w:bidi="ar"/>
        </w:rPr>
        <w:t>它</w:t>
      </w:r>
      <w:r>
        <w:rPr>
          <w:rFonts w:ascii="SimSun" w:eastAsia="SimSun" w:hAnsi="SimSun" w:cs="SimSun"/>
          <w:kern w:val="0"/>
          <w:sz w:val="24"/>
          <w:lang w:bidi="ar"/>
        </w:rPr>
        <w:t>的诗歌非常漂亮，千山鸟飞绝，万径人踪灭，孤舟蓑笠翁，独钓寒江雪，是不是？</w:t>
      </w:r>
      <w:r>
        <w:rPr>
          <w:rFonts w:ascii="SimSun" w:eastAsia="SimSun" w:hAnsi="SimSun" w:cs="SimSun" w:hint="eastAsia"/>
          <w:kern w:val="0"/>
          <w:sz w:val="24"/>
          <w:lang w:bidi="ar"/>
        </w:rPr>
        <w:t>”</w:t>
      </w:r>
    </w:p>
    <w:sectPr w:rsidR="003A3CE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韵涵 程" w:date="2026-05-28T10:21:00Z" w:initials="韵程">
    <w:p w14:paraId="2F18A39E" w14:textId="77777777" w:rsidR="003A3CE8" w:rsidRDefault="00000000">
      <w:pPr>
        <w:pStyle w:val="CommentText"/>
      </w:pPr>
      <w:r>
        <w:rPr>
          <w:rFonts w:hint="eastAsia"/>
        </w:rPr>
        <w:t>是不是“他们就意图消灭马来西亚的华文教育”？</w:t>
      </w:r>
    </w:p>
  </w:comment>
  <w:comment w:id="1" w:author="a13387" w:date="2026-05-28T12:00:00Z" w:initials="">
    <w:p w14:paraId="5147642E" w14:textId="77777777" w:rsidR="003A3CE8" w:rsidRDefault="00000000">
      <w:pPr>
        <w:jc w:val="left"/>
      </w:pPr>
      <w:r>
        <w:rPr>
          <w:rFonts w:hint="eastAsia"/>
          <w:color w:val="000000"/>
        </w:rPr>
        <w:t>是的，马来西亚人很喜欢讲：</w:t>
      </w:r>
      <w:r>
        <w:rPr>
          <w:color w:val="000000"/>
        </w:rPr>
        <w:t>ho</w:t>
      </w:r>
    </w:p>
  </w:comment>
  <w:comment w:id="4" w:author="韵涵 程" w:date="2026-05-28T10:23:00Z" w:initials="韵程">
    <w:p w14:paraId="31A209CA" w14:textId="77777777" w:rsidR="003A3CE8" w:rsidRDefault="00000000">
      <w:pPr>
        <w:pStyle w:val="CommentText"/>
      </w:pPr>
      <w:r>
        <w:rPr>
          <w:rFonts w:hint="eastAsia"/>
        </w:rPr>
        <w:t>还有一个槟城的小孩子，由他爸爸妈妈特地载他来，他把存钱罐都打破了，把里面的钱全部交给董总去支持独中复兴运动。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8A39E" w15:done="1"/>
  <w15:commentEx w15:paraId="5147642E" w15:paraIdParent="2F18A39E" w15:done="1"/>
  <w15:commentEx w15:paraId="31A209CA"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8A39E" w16cid:durableId="2F18A39E"/>
  <w16cid:commentId w16cid:paraId="5147642E" w16cid:durableId="5147642E"/>
  <w16cid:commentId w16cid:paraId="31A209CA" w16cid:durableId="31A209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947BA7"/>
    <w:multiLevelType w:val="singleLevel"/>
    <w:tmpl w:val="DB947BA7"/>
    <w:lvl w:ilvl="0">
      <w:start w:val="1"/>
      <w:numFmt w:val="chineseCounting"/>
      <w:suff w:val="nothing"/>
      <w:lvlText w:val="%1、"/>
      <w:lvlJc w:val="left"/>
      <w:rPr>
        <w:rFonts w:hint="eastAsia"/>
      </w:rPr>
    </w:lvl>
  </w:abstractNum>
  <w:num w:numId="1" w16cid:durableId="543178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韵涵 程">
    <w15:presenceInfo w15:providerId="Windows Live" w15:userId="9feb93710f6d67f5"/>
  </w15:person>
  <w15:person w15:author="a13387">
    <w15:presenceInfo w15:providerId="AD" w15:userId="S::e13387@ofa3.top::e71d7c03-de86-4ab3-ab78-45ea9e52b1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DFBB9791"/>
    <w:rsid w:val="96FDD8FC"/>
    <w:rsid w:val="9FFAD7A5"/>
    <w:rsid w:val="BD794A30"/>
    <w:rsid w:val="DF268313"/>
    <w:rsid w:val="DFBB9791"/>
    <w:rsid w:val="00091253"/>
    <w:rsid w:val="000A7336"/>
    <w:rsid w:val="000F1BBA"/>
    <w:rsid w:val="0010687F"/>
    <w:rsid w:val="002463CE"/>
    <w:rsid w:val="0033064F"/>
    <w:rsid w:val="0035443B"/>
    <w:rsid w:val="003A3CE8"/>
    <w:rsid w:val="005D10F0"/>
    <w:rsid w:val="005E4B11"/>
    <w:rsid w:val="006F73E9"/>
    <w:rsid w:val="00A949A6"/>
    <w:rsid w:val="00CD189D"/>
    <w:rsid w:val="00CE71B5"/>
    <w:rsid w:val="00D04684"/>
    <w:rsid w:val="00E914DD"/>
    <w:rsid w:val="00FB4674"/>
    <w:rsid w:val="79FFC18A"/>
    <w:rsid w:val="7E6F3411"/>
    <w:rsid w:val="7F7A1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C9F1FB6"/>
  <w15:docId w15:val="{362E5221-22AC-D646-BF36-DA2816FF4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pPr>
      <w:jc w:val="left"/>
    </w:pPr>
  </w:style>
  <w:style w:type="paragraph" w:styleId="NormalWeb">
    <w:name w:val="Normal (Web)"/>
    <w:basedOn w:val="Normal"/>
    <w:pPr>
      <w:spacing w:beforeAutospacing="1" w:afterAutospacing="1"/>
      <w:jc w:val="left"/>
    </w:pPr>
    <w:rPr>
      <w:rFonts w:cs="Times New Roman"/>
      <w:kern w:val="0"/>
      <w:sz w:val="24"/>
    </w:rPr>
  </w:style>
  <w:style w:type="paragraph" w:styleId="CommentSubject">
    <w:name w:val="annotation subject"/>
    <w:basedOn w:val="CommentText"/>
    <w:next w:val="CommentText"/>
    <w:link w:val="CommentSubjectChar"/>
    <w:rPr>
      <w:b/>
      <w:bCs/>
    </w:rPr>
  </w:style>
  <w:style w:type="character" w:styleId="Strong">
    <w:name w:val="Strong"/>
    <w:basedOn w:val="DefaultParagraphFont"/>
    <w:qFormat/>
    <w:rPr>
      <w:b/>
    </w:rPr>
  </w:style>
  <w:style w:type="character" w:styleId="CommentReference">
    <w:name w:val="annotation reference"/>
    <w:basedOn w:val="DefaultParagraphFont"/>
    <w:rPr>
      <w:sz w:val="21"/>
      <w:szCs w:val="21"/>
    </w:rPr>
  </w:style>
  <w:style w:type="character" w:customStyle="1" w:styleId="CommentTextChar">
    <w:name w:val="Comment Text Char"/>
    <w:basedOn w:val="DefaultParagraphFont"/>
    <w:link w:val="CommentText"/>
    <w:rPr>
      <w:rFonts w:asciiTheme="minorHAnsi" w:eastAsiaTheme="minorEastAsia" w:hAnsiTheme="minorHAnsi" w:cstheme="minorBidi"/>
      <w:kern w:val="2"/>
      <w:sz w:val="21"/>
      <w:szCs w:val="24"/>
    </w:rPr>
  </w:style>
  <w:style w:type="character" w:customStyle="1" w:styleId="CommentSubjectChar">
    <w:name w:val="Comment Subject Char"/>
    <w:basedOn w:val="CommentTextChar"/>
    <w:link w:val="CommentSubject"/>
    <w:rPr>
      <w:rFonts w:asciiTheme="minorHAnsi" w:eastAsiaTheme="minorEastAsia" w:hAnsiTheme="minorHAnsi" w:cstheme="minorBidi"/>
      <w:b/>
      <w:bCs/>
      <w:kern w:val="2"/>
      <w:sz w:val="21"/>
      <w:szCs w:val="24"/>
    </w:rPr>
  </w:style>
  <w:style w:type="paragraph" w:customStyle="1" w:styleId="Revision1">
    <w:name w:val="Revision1"/>
    <w:hidden/>
    <w:uiPriority w:val="99"/>
    <w:unhideWhenUsed/>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4.jpe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GB7714" Version="2005" SelectedStyle="/GB.XSL"/>
</file>

<file path=customXml/itemProps1.xml><?xml version="1.0" encoding="utf-8"?>
<ds:datastoreItem xmlns:ds="http://schemas.openxmlformats.org/officeDocument/2006/customXml" ds:itemID="{35FEBC1D-B665-7245-91B4-A4E7DEF6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1583</Words>
  <Characters>9026</Characters>
  <Application>Microsoft Office Word</Application>
  <DocSecurity>0</DocSecurity>
  <Lines>75</Lines>
  <Paragraphs>21</Paragraphs>
  <ScaleCrop>false</ScaleCrop>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WPS_1694501768</dc:creator>
  <cp:lastModifiedBy>a13387</cp:lastModifiedBy>
  <cp:revision>3</cp:revision>
  <dcterms:created xsi:type="dcterms:W3CDTF">2026-06-07T14:30:00Z</dcterms:created>
  <dcterms:modified xsi:type="dcterms:W3CDTF">2026-06-07T14:38:00Z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FA63DB2E24F4CD6753FA176A135E097C_43</vt:lpwstr>
  </property>
</Properties>
</file>